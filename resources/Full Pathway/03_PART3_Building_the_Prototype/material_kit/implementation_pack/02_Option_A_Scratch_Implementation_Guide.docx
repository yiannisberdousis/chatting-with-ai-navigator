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C5DCB" w:rsidRPr="00E544F1" w:rsidRDefault="00000000">
      <w:pPr>
        <w:spacing w:before="40" w:after="80"/>
        <w:jc w:val="center"/>
        <w:rPr>
          <w:rFonts w:ascii="Aptos" w:hAnsi="Aptos" w:cs="Calibri Light"/>
        </w:rPr>
      </w:pPr>
      <w:r w:rsidRPr="00E544F1">
        <w:rPr>
          <w:rFonts w:ascii="Aptos" w:hAnsi="Aptos" w:cs="Calibri Light"/>
          <w:b/>
          <w:bCs/>
          <w:color w:val="1F4E78"/>
          <w:sz w:val="38"/>
          <w:szCs w:val="38"/>
        </w:rPr>
        <w:t>Option A — Scratch Implementation and Evidence Guide</w:t>
      </w:r>
    </w:p>
    <w:p w14:paraId="00000002" w14:textId="77777777" w:rsidR="00CC5DCB" w:rsidRPr="00E544F1" w:rsidRDefault="00000000">
      <w:pPr>
        <w:spacing w:after="200"/>
        <w:jc w:val="center"/>
        <w:rPr>
          <w:rFonts w:ascii="Aptos" w:hAnsi="Aptos" w:cs="Calibri Light"/>
        </w:rPr>
      </w:pPr>
      <w:r w:rsidRPr="00E544F1">
        <w:rPr>
          <w:rFonts w:ascii="Aptos" w:hAnsi="Aptos" w:cs="Calibri Light"/>
          <w:b/>
          <w:bCs/>
          <w:color w:val="7030A0"/>
          <w:sz w:val="22"/>
          <w:szCs w:val="22"/>
        </w:rPr>
        <w:t>CORE 2: Creating a Simple Chatbot |</w:t>
      </w:r>
    </w:p>
    <w:tbl>
      <w:tblPr>
        <w:tblStyle w:val="a5"/>
        <w:tblW w:w="10368" w:type="dxa"/>
        <w:jc w:val="center"/>
        <w:tblInd w:w="0" w:type="dxa"/>
        <w:tblLayout w:type="fixed"/>
        <w:tblLook w:val="0400" w:firstRow="0" w:lastRow="0" w:firstColumn="0" w:lastColumn="0" w:noHBand="0" w:noVBand="1"/>
      </w:tblPr>
      <w:tblGrid>
        <w:gridCol w:w="10368"/>
      </w:tblGrid>
      <w:tr w:rsidR="00CC5DCB" w:rsidRPr="00E544F1" w14:paraId="0AB99D3D" w14:textId="77777777">
        <w:trPr>
          <w:cantSplit/>
          <w:jc w:val="center"/>
        </w:trPr>
        <w:tc>
          <w:tcPr>
            <w:tcW w:w="10368" w:type="dxa"/>
            <w:shd w:val="clear" w:color="auto" w:fill="1F4E78"/>
            <w:tcMar>
              <w:top w:w="70" w:type="dxa"/>
              <w:left w:w="110" w:type="dxa"/>
              <w:bottom w:w="70" w:type="dxa"/>
              <w:right w:w="110" w:type="dxa"/>
            </w:tcMar>
          </w:tcPr>
          <w:p w14:paraId="00000003" w14:textId="77777777" w:rsidR="00CC5DCB" w:rsidRPr="00E544F1" w:rsidRDefault="00000000">
            <w:pPr>
              <w:rPr>
                <w:rFonts w:ascii="Aptos" w:hAnsi="Aptos" w:cs="Calibri Light"/>
              </w:rPr>
            </w:pPr>
            <w:r w:rsidRPr="00E544F1">
              <w:rPr>
                <w:rFonts w:ascii="Aptos" w:hAnsi="Aptos" w:cs="Calibri Light"/>
                <w:b/>
                <w:bCs/>
                <w:color w:val="FFFFFF"/>
                <w:sz w:val="22"/>
                <w:szCs w:val="22"/>
              </w:rPr>
              <w:t>Purpose of this guide</w:t>
            </w:r>
          </w:p>
        </w:tc>
      </w:tr>
      <w:tr w:rsidR="00CC5DCB" w:rsidRPr="00E544F1" w14:paraId="0DD1E9DB" w14:textId="77777777">
        <w:trPr>
          <w:cantSplit/>
          <w:jc w:val="center"/>
        </w:trPr>
        <w:tc>
          <w:tcPr>
            <w:tcW w:w="10368" w:type="dxa"/>
            <w:shd w:val="clear" w:color="auto" w:fill="D9EAF7"/>
            <w:tcMar>
              <w:top w:w="90" w:type="dxa"/>
              <w:left w:w="120" w:type="dxa"/>
              <w:bottom w:w="90" w:type="dxa"/>
              <w:right w:w="120" w:type="dxa"/>
            </w:tcMar>
          </w:tcPr>
          <w:p w14:paraId="00000004"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This guide gives teachers and students a concrete, classroom-ready route for developing a small Scratch chatbot prototype and recording credible evidence of the development process.</w:t>
            </w:r>
          </w:p>
          <w:p w14:paraId="00000005"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It uses a topic-neutral build structure, followed by one fully worked student-style example. The example is a model, not a mandatory topic.</w:t>
            </w:r>
          </w:p>
          <w:p w14:paraId="00000006"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The guide also makes the CORE 1 principle visible through implementation, testing and evidence.</w:t>
            </w:r>
          </w:p>
        </w:tc>
      </w:tr>
    </w:tbl>
    <w:p w14:paraId="00000007" w14:textId="77777777" w:rsidR="00CC5DCB" w:rsidRPr="00E544F1" w:rsidRDefault="00CC5DCB">
      <w:pPr>
        <w:spacing w:after="20"/>
        <w:rPr>
          <w:rFonts w:ascii="Aptos" w:hAnsi="Aptos" w:cs="Calibri Light"/>
        </w:rPr>
      </w:pPr>
    </w:p>
    <w:p w14:paraId="00000008" w14:textId="77777777" w:rsidR="00CC5DCB" w:rsidRPr="00E544F1" w:rsidRDefault="00000000">
      <w:pPr>
        <w:keepNext/>
        <w:spacing w:before="160" w:after="80"/>
        <w:rPr>
          <w:rFonts w:ascii="Aptos" w:hAnsi="Aptos" w:cs="Calibri Light"/>
        </w:rPr>
      </w:pPr>
      <w:r w:rsidRPr="00E544F1">
        <w:rPr>
          <w:rFonts w:ascii="Aptos" w:hAnsi="Aptos" w:cs="Calibri Light"/>
          <w:b/>
          <w:bCs/>
          <w:color w:val="1F4E78"/>
          <w:sz w:val="30"/>
          <w:szCs w:val="30"/>
        </w:rPr>
        <w:t>How to use this guide</w:t>
      </w:r>
    </w:p>
    <w:p w14:paraId="00000009" w14:textId="1D967E39"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Teachers use Sections 1–3 before the lesson to check readiness</w:t>
      </w:r>
      <w:sdt>
        <w:sdtPr>
          <w:rPr>
            <w:rFonts w:ascii="Aptos" w:hAnsi="Aptos" w:cs="Calibri Light"/>
          </w:rPr>
          <w:tag w:val="goog_rdk_0"/>
          <w:id w:val="1699013277"/>
        </w:sdtPr>
        <w:sdtContent>
          <w:r w:rsidRPr="00E544F1">
            <w:rPr>
              <w:rFonts w:ascii="Aptos" w:hAnsi="Aptos" w:cs="Calibri Light"/>
              <w:color w:val="000000"/>
              <w:sz w:val="21"/>
              <w:szCs w:val="21"/>
            </w:rPr>
            <w:t xml:space="preserve">, orient beginners to the Scratch workspace, </w:t>
          </w:r>
        </w:sdtContent>
      </w:sdt>
      <w:r w:rsidRPr="00E544F1">
        <w:rPr>
          <w:rFonts w:ascii="Aptos" w:hAnsi="Aptos" w:cs="Calibri Light"/>
          <w:color w:val="000000"/>
          <w:sz w:val="21"/>
          <w:szCs w:val="21"/>
        </w:rPr>
        <w:t>and understand the minimum prototype.</w:t>
      </w:r>
    </w:p>
    <w:p w14:paraId="0000000A"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Students use Sections 4–5 during the build phase, with the teacher projecting the screenshots or distributing the student build card.</w:t>
      </w:r>
    </w:p>
    <w:p w14:paraId="0000000B" w14:textId="77777777" w:rsidR="00CC5DCB" w:rsidRPr="00E544F1" w:rsidRDefault="00000000">
      <w:pPr>
        <w:numPr>
          <w:ilvl w:val="0"/>
          <w:numId w:val="1"/>
        </w:numPr>
        <w:pBdr>
          <w:top w:val="nil"/>
          <w:left w:val="nil"/>
          <w:bottom w:val="nil"/>
          <w:right w:val="nil"/>
          <w:between w:val="nil"/>
        </w:pBdr>
        <w:spacing w:after="40" w:line="240" w:lineRule="auto"/>
        <w:ind w:left="317" w:hanging="173"/>
        <w:rPr>
          <w:rFonts w:ascii="Aptos" w:hAnsi="Aptos" w:cs="Calibri Light"/>
        </w:rPr>
      </w:pPr>
      <w:r w:rsidRPr="00E544F1">
        <w:rPr>
          <w:rFonts w:ascii="Aptos" w:hAnsi="Aptos" w:cs="Calibri Light"/>
          <w:color w:val="000000"/>
          <w:sz w:val="21"/>
          <w:szCs w:val="21"/>
        </w:rPr>
        <w:t>Groups use Sections 6–7 to test the chatbot and prepare the evidence package for CORE 3.</w:t>
      </w:r>
    </w:p>
    <w:p w14:paraId="0000000C"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t>Core design rule</w:t>
      </w:r>
    </w:p>
    <w:tbl>
      <w:tblPr>
        <w:tblStyle w:val="a6"/>
        <w:tblW w:w="10368" w:type="dxa"/>
        <w:jc w:val="center"/>
        <w:tblInd w:w="0" w:type="dxa"/>
        <w:tblLayout w:type="fixed"/>
        <w:tblLook w:val="0400" w:firstRow="0" w:lastRow="0" w:firstColumn="0" w:lastColumn="0" w:noHBand="0" w:noVBand="1"/>
      </w:tblPr>
      <w:tblGrid>
        <w:gridCol w:w="10368"/>
      </w:tblGrid>
      <w:tr w:rsidR="00CC5DCB" w:rsidRPr="00E544F1" w14:paraId="49052EFB" w14:textId="77777777">
        <w:trPr>
          <w:cantSplit/>
          <w:jc w:val="center"/>
        </w:trPr>
        <w:tc>
          <w:tcPr>
            <w:tcW w:w="10368" w:type="dxa"/>
            <w:shd w:val="clear" w:color="auto" w:fill="7030A0"/>
            <w:tcMar>
              <w:top w:w="70" w:type="dxa"/>
              <w:left w:w="110" w:type="dxa"/>
              <w:bottom w:w="70" w:type="dxa"/>
              <w:right w:w="110" w:type="dxa"/>
            </w:tcMar>
          </w:tcPr>
          <w:p w14:paraId="0000000D" w14:textId="77777777" w:rsidR="00CC5DCB" w:rsidRPr="00E544F1" w:rsidRDefault="00000000">
            <w:pPr>
              <w:rPr>
                <w:rFonts w:ascii="Aptos" w:hAnsi="Aptos" w:cs="Calibri Light"/>
              </w:rPr>
            </w:pPr>
            <w:r w:rsidRPr="00E544F1">
              <w:rPr>
                <w:rFonts w:ascii="Aptos" w:hAnsi="Aptos" w:cs="Calibri Light"/>
                <w:b/>
                <w:bCs/>
                <w:color w:val="FFFFFF"/>
                <w:sz w:val="22"/>
                <w:szCs w:val="22"/>
              </w:rPr>
              <w:t>Open topic, locked structure</w:t>
            </w:r>
          </w:p>
        </w:tc>
      </w:tr>
      <w:tr w:rsidR="00CC5DCB" w:rsidRPr="00E544F1" w14:paraId="66E82467" w14:textId="77777777">
        <w:trPr>
          <w:cantSplit/>
          <w:jc w:val="center"/>
        </w:trPr>
        <w:tc>
          <w:tcPr>
            <w:tcW w:w="10368" w:type="dxa"/>
            <w:shd w:val="clear" w:color="auto" w:fill="EADCF4"/>
            <w:tcMar>
              <w:top w:w="90" w:type="dxa"/>
              <w:left w:w="120" w:type="dxa"/>
              <w:bottom w:w="90" w:type="dxa"/>
              <w:right w:w="120" w:type="dxa"/>
            </w:tcMar>
          </w:tcPr>
          <w:p w14:paraId="0000000E"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Students may choose or adapt any safe, school-appropriate chatbot topic.</w:t>
            </w:r>
          </w:p>
          <w:p w14:paraId="0000000F"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Every Scratch prototype must still include: a clear purpose, three response categories, three useful responses, one fallback response, one limitation/safety response, and one CORE 1 principle test.</w:t>
            </w:r>
          </w:p>
        </w:tc>
      </w:tr>
    </w:tbl>
    <w:p w14:paraId="00000010" w14:textId="77777777" w:rsidR="00CC5DCB" w:rsidRPr="00E544F1" w:rsidRDefault="00CC5DCB">
      <w:pPr>
        <w:spacing w:after="20"/>
        <w:rPr>
          <w:rFonts w:ascii="Aptos" w:hAnsi="Aptos" w:cs="Calibri Light"/>
        </w:rPr>
      </w:pPr>
    </w:p>
    <w:p w14:paraId="00000011" w14:textId="77777777" w:rsidR="00CC5DCB" w:rsidRPr="00E544F1" w:rsidRDefault="00000000">
      <w:pPr>
        <w:rPr>
          <w:rFonts w:ascii="Aptos" w:hAnsi="Aptos" w:cs="Calibri Light"/>
        </w:rPr>
      </w:pPr>
      <w:r w:rsidRPr="00E544F1">
        <w:rPr>
          <w:rFonts w:ascii="Aptos" w:hAnsi="Aptos" w:cs="Calibri Light"/>
        </w:rPr>
        <w:br w:type="page"/>
      </w:r>
    </w:p>
    <w:p w14:paraId="00000012" w14:textId="77777777" w:rsidR="00CC5DCB" w:rsidRPr="00E544F1" w:rsidRDefault="00000000">
      <w:pPr>
        <w:keepNext/>
        <w:spacing w:before="160" w:after="80"/>
        <w:rPr>
          <w:rFonts w:ascii="Aptos" w:hAnsi="Aptos" w:cs="Calibri Light"/>
        </w:rPr>
      </w:pPr>
      <w:r w:rsidRPr="00E544F1">
        <w:rPr>
          <w:rFonts w:ascii="Aptos" w:hAnsi="Aptos" w:cs="Calibri Light"/>
          <w:b/>
          <w:bCs/>
          <w:color w:val="1F4E78"/>
          <w:sz w:val="30"/>
          <w:szCs w:val="30"/>
        </w:rPr>
        <w:lastRenderedPageBreak/>
        <w:t>1. What counts as a successful Option A prototype?</w:t>
      </w:r>
    </w:p>
    <w:p w14:paraId="00000013" w14:textId="77777777" w:rsidR="00CC5DCB" w:rsidRPr="00E544F1" w:rsidRDefault="00000000">
      <w:pPr>
        <w:spacing w:after="80" w:line="252" w:lineRule="auto"/>
        <w:rPr>
          <w:rFonts w:ascii="Aptos" w:hAnsi="Aptos" w:cs="Calibri Light"/>
        </w:rPr>
      </w:pPr>
      <w:r w:rsidRPr="00E544F1">
        <w:rPr>
          <w:rFonts w:ascii="Aptos" w:hAnsi="Aptos" w:cs="Calibri Light"/>
          <w:color w:val="000000"/>
          <w:sz w:val="21"/>
          <w:szCs w:val="21"/>
        </w:rPr>
        <w:t>A successful Scratch chatbot does not need advanced programming, animation or artificial intelligence. It needs visible, testable logic that another group can understand and evaluate.</w:t>
      </w:r>
    </w:p>
    <w:p w14:paraId="00000014"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one named chatbot sprite;</w:t>
      </w:r>
    </w:p>
    <w:p w14:paraId="00000015"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one welcome message and one clear purpose statement;</w:t>
      </w:r>
    </w:p>
    <w:p w14:paraId="00000016"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one menu question with three choices;</w:t>
      </w:r>
    </w:p>
    <w:p w14:paraId="00000017"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three conditional response branches;</w:t>
      </w:r>
    </w:p>
    <w:p w14:paraId="00000018"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one fallback response for unclear or unsupported input;</w:t>
      </w:r>
    </w:p>
    <w:p w14:paraId="00000019"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one limitation/safety response;</w:t>
      </w:r>
    </w:p>
    <w:p w14:paraId="0000001A"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one visible feature linked to the group’s CORE 1 principle;</w:t>
      </w:r>
    </w:p>
    <w:p w14:paraId="0000001B"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four mini-tests, with one test labelled as the CORE 1 principle test;</w:t>
      </w:r>
    </w:p>
    <w:p w14:paraId="0000001C" w14:textId="77777777" w:rsidR="00CC5DCB" w:rsidRPr="00E544F1" w:rsidRDefault="00000000">
      <w:pPr>
        <w:numPr>
          <w:ilvl w:val="0"/>
          <w:numId w:val="1"/>
        </w:numPr>
        <w:pBdr>
          <w:top w:val="nil"/>
          <w:left w:val="nil"/>
          <w:bottom w:val="nil"/>
          <w:right w:val="nil"/>
          <w:between w:val="nil"/>
        </w:pBdr>
        <w:spacing w:after="40" w:line="240" w:lineRule="auto"/>
        <w:ind w:left="317" w:hanging="173"/>
        <w:rPr>
          <w:rFonts w:ascii="Aptos" w:hAnsi="Aptos" w:cs="Calibri Light"/>
        </w:rPr>
      </w:pPr>
      <w:r w:rsidRPr="00E544F1">
        <w:rPr>
          <w:rFonts w:ascii="Aptos" w:hAnsi="Aptos" w:cs="Calibri Light"/>
          <w:color w:val="000000"/>
          <w:sz w:val="21"/>
          <w:szCs w:val="21"/>
        </w:rPr>
        <w:t>one evidence-based improvement or a justified keep-as-designed decision.</w:t>
      </w:r>
    </w:p>
    <w:p w14:paraId="0000001D"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t>Required evidence package</w:t>
      </w:r>
    </w:p>
    <w:tbl>
      <w:tblPr>
        <w:tblStyle w:val="a7"/>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1091"/>
        <w:gridCol w:w="3118"/>
        <w:gridCol w:w="4184"/>
      </w:tblGrid>
      <w:tr w:rsidR="00CC5DCB" w:rsidRPr="00E544F1" w14:paraId="72C97FB9" w14:textId="77777777">
        <w:trPr>
          <w:cantSplit/>
          <w:tblHeader/>
          <w:jc w:val="center"/>
        </w:trPr>
        <w:tc>
          <w:tcPr>
            <w:tcW w:w="1965" w:type="dxa"/>
            <w:shd w:val="clear" w:color="auto" w:fill="1F4E78"/>
            <w:tcMar>
              <w:top w:w="80" w:type="dxa"/>
              <w:left w:w="100" w:type="dxa"/>
              <w:bottom w:w="80" w:type="dxa"/>
              <w:right w:w="100" w:type="dxa"/>
            </w:tcMar>
          </w:tcPr>
          <w:p w14:paraId="0000001E" w14:textId="77777777" w:rsidR="00CC5DCB" w:rsidRPr="00E544F1" w:rsidRDefault="00000000">
            <w:pPr>
              <w:jc w:val="center"/>
              <w:rPr>
                <w:rFonts w:ascii="Aptos" w:hAnsi="Aptos" w:cs="Calibri Light"/>
              </w:rPr>
            </w:pPr>
            <w:r w:rsidRPr="00E544F1">
              <w:rPr>
                <w:rFonts w:ascii="Aptos" w:hAnsi="Aptos" w:cs="Calibri Light"/>
                <w:b/>
                <w:bCs/>
                <w:color w:val="FFFFFF"/>
                <w:sz w:val="18"/>
                <w:szCs w:val="18"/>
              </w:rPr>
              <w:t>Evidence item</w:t>
            </w:r>
          </w:p>
        </w:tc>
        <w:tc>
          <w:tcPr>
            <w:tcW w:w="1091" w:type="dxa"/>
            <w:shd w:val="clear" w:color="auto" w:fill="1F4E78"/>
            <w:tcMar>
              <w:top w:w="80" w:type="dxa"/>
              <w:left w:w="100" w:type="dxa"/>
              <w:bottom w:w="80" w:type="dxa"/>
              <w:right w:w="100" w:type="dxa"/>
            </w:tcMar>
          </w:tcPr>
          <w:p w14:paraId="0000001F" w14:textId="77777777" w:rsidR="00CC5DCB" w:rsidRPr="00E544F1" w:rsidRDefault="00000000">
            <w:pPr>
              <w:jc w:val="center"/>
              <w:rPr>
                <w:rFonts w:ascii="Aptos" w:hAnsi="Aptos" w:cs="Calibri Light"/>
              </w:rPr>
            </w:pPr>
            <w:r w:rsidRPr="00E544F1">
              <w:rPr>
                <w:rFonts w:ascii="Aptos" w:hAnsi="Aptos" w:cs="Calibri Light"/>
                <w:b/>
                <w:bCs/>
                <w:color w:val="FFFFFF"/>
                <w:sz w:val="18"/>
                <w:szCs w:val="18"/>
              </w:rPr>
              <w:t>Required?</w:t>
            </w:r>
          </w:p>
        </w:tc>
        <w:tc>
          <w:tcPr>
            <w:tcW w:w="3118" w:type="dxa"/>
            <w:shd w:val="clear" w:color="auto" w:fill="1F4E78"/>
            <w:tcMar>
              <w:top w:w="80" w:type="dxa"/>
              <w:left w:w="100" w:type="dxa"/>
              <w:bottom w:w="80" w:type="dxa"/>
              <w:right w:w="100" w:type="dxa"/>
            </w:tcMar>
          </w:tcPr>
          <w:p w14:paraId="00000020" w14:textId="77777777" w:rsidR="00CC5DCB" w:rsidRPr="00E544F1" w:rsidRDefault="00000000">
            <w:pPr>
              <w:jc w:val="center"/>
              <w:rPr>
                <w:rFonts w:ascii="Aptos" w:hAnsi="Aptos" w:cs="Calibri Light"/>
              </w:rPr>
            </w:pPr>
            <w:r w:rsidRPr="00E544F1">
              <w:rPr>
                <w:rFonts w:ascii="Aptos" w:hAnsi="Aptos" w:cs="Calibri Light"/>
                <w:b/>
                <w:bCs/>
                <w:color w:val="FFFFFF"/>
                <w:sz w:val="18"/>
                <w:szCs w:val="18"/>
              </w:rPr>
              <w:t>What it shows</w:t>
            </w:r>
          </w:p>
        </w:tc>
        <w:tc>
          <w:tcPr>
            <w:tcW w:w="4184" w:type="dxa"/>
            <w:shd w:val="clear" w:color="auto" w:fill="1F4E78"/>
            <w:tcMar>
              <w:top w:w="80" w:type="dxa"/>
              <w:left w:w="100" w:type="dxa"/>
              <w:bottom w:w="80" w:type="dxa"/>
              <w:right w:w="100" w:type="dxa"/>
            </w:tcMar>
          </w:tcPr>
          <w:p w14:paraId="00000021" w14:textId="77777777" w:rsidR="00CC5DCB" w:rsidRPr="00E544F1" w:rsidRDefault="00000000">
            <w:pPr>
              <w:jc w:val="center"/>
              <w:rPr>
                <w:rFonts w:ascii="Aptos" w:hAnsi="Aptos" w:cs="Calibri Light"/>
              </w:rPr>
            </w:pPr>
            <w:r w:rsidRPr="00E544F1">
              <w:rPr>
                <w:rFonts w:ascii="Aptos" w:hAnsi="Aptos" w:cs="Calibri Light"/>
                <w:b/>
                <w:bCs/>
                <w:color w:val="FFFFFF"/>
                <w:sz w:val="18"/>
                <w:szCs w:val="18"/>
              </w:rPr>
              <w:t>Suggested filename</w:t>
            </w:r>
          </w:p>
        </w:tc>
      </w:tr>
      <w:tr w:rsidR="00CC5DCB" w:rsidRPr="00E544F1" w14:paraId="3735C329" w14:textId="77777777">
        <w:trPr>
          <w:cantSplit/>
          <w:jc w:val="center"/>
        </w:trPr>
        <w:tc>
          <w:tcPr>
            <w:tcW w:w="1965" w:type="dxa"/>
            <w:shd w:val="clear" w:color="auto" w:fill="D9EAF7"/>
            <w:tcMar>
              <w:top w:w="70" w:type="dxa"/>
              <w:left w:w="80" w:type="dxa"/>
              <w:bottom w:w="70" w:type="dxa"/>
              <w:right w:w="80" w:type="dxa"/>
            </w:tcMar>
          </w:tcPr>
          <w:p w14:paraId="00000022" w14:textId="77777777" w:rsidR="00CC5DCB" w:rsidRPr="00E544F1" w:rsidRDefault="00000000">
            <w:pPr>
              <w:rPr>
                <w:rFonts w:ascii="Aptos" w:hAnsi="Aptos" w:cs="Calibri Light"/>
              </w:rPr>
            </w:pPr>
            <w:r w:rsidRPr="00E544F1">
              <w:rPr>
                <w:rFonts w:ascii="Aptos" w:hAnsi="Aptos" w:cs="Calibri Light"/>
                <w:color w:val="000000"/>
                <w:sz w:val="17"/>
                <w:szCs w:val="17"/>
              </w:rPr>
              <w:t>Saved Scratch project</w:t>
            </w:r>
          </w:p>
        </w:tc>
        <w:tc>
          <w:tcPr>
            <w:tcW w:w="1091" w:type="dxa"/>
            <w:tcMar>
              <w:top w:w="70" w:type="dxa"/>
              <w:left w:w="80" w:type="dxa"/>
              <w:bottom w:w="70" w:type="dxa"/>
              <w:right w:w="80" w:type="dxa"/>
            </w:tcMar>
          </w:tcPr>
          <w:p w14:paraId="00000023" w14:textId="77777777" w:rsidR="00CC5DCB" w:rsidRPr="00E544F1" w:rsidRDefault="00000000">
            <w:pPr>
              <w:rPr>
                <w:rFonts w:ascii="Aptos" w:hAnsi="Aptos" w:cs="Calibri Light"/>
              </w:rPr>
            </w:pPr>
            <w:r w:rsidRPr="00E544F1">
              <w:rPr>
                <w:rFonts w:ascii="Aptos" w:hAnsi="Aptos" w:cs="Calibri Light"/>
                <w:color w:val="000000"/>
                <w:sz w:val="17"/>
                <w:szCs w:val="17"/>
              </w:rPr>
              <w:t>Yes</w:t>
            </w:r>
          </w:p>
        </w:tc>
        <w:tc>
          <w:tcPr>
            <w:tcW w:w="3118" w:type="dxa"/>
            <w:tcMar>
              <w:top w:w="70" w:type="dxa"/>
              <w:left w:w="80" w:type="dxa"/>
              <w:bottom w:w="70" w:type="dxa"/>
              <w:right w:w="80" w:type="dxa"/>
            </w:tcMar>
          </w:tcPr>
          <w:p w14:paraId="00000024" w14:textId="77777777" w:rsidR="00CC5DCB" w:rsidRPr="00E544F1" w:rsidRDefault="00000000">
            <w:pPr>
              <w:rPr>
                <w:rFonts w:ascii="Aptos" w:hAnsi="Aptos" w:cs="Calibri Light"/>
              </w:rPr>
            </w:pPr>
            <w:r w:rsidRPr="00E544F1">
              <w:rPr>
                <w:rFonts w:ascii="Aptos" w:hAnsi="Aptos" w:cs="Calibri Light"/>
                <w:color w:val="000000"/>
                <w:sz w:val="17"/>
                <w:szCs w:val="17"/>
              </w:rPr>
              <w:t>The working prototype and editable logic.</w:t>
            </w:r>
          </w:p>
        </w:tc>
        <w:tc>
          <w:tcPr>
            <w:tcW w:w="4184" w:type="dxa"/>
            <w:tcMar>
              <w:top w:w="70" w:type="dxa"/>
              <w:left w:w="80" w:type="dxa"/>
              <w:bottom w:w="70" w:type="dxa"/>
              <w:right w:w="80" w:type="dxa"/>
            </w:tcMar>
          </w:tcPr>
          <w:p w14:paraId="00000025" w14:textId="77777777" w:rsidR="00CC5DCB" w:rsidRPr="00E544F1" w:rsidRDefault="00000000">
            <w:pPr>
              <w:rPr>
                <w:rFonts w:ascii="Aptos" w:hAnsi="Aptos" w:cs="Calibri Light"/>
              </w:rPr>
            </w:pPr>
            <w:r w:rsidRPr="00E544F1">
              <w:rPr>
                <w:rFonts w:ascii="Aptos" w:hAnsi="Aptos" w:cs="Calibri Light"/>
                <w:color w:val="000000"/>
                <w:sz w:val="17"/>
                <w:szCs w:val="17"/>
              </w:rPr>
              <w:t>GroupName_CORE2_Chatbot.sb3</w:t>
            </w:r>
          </w:p>
        </w:tc>
      </w:tr>
      <w:tr w:rsidR="00CC5DCB" w:rsidRPr="00E544F1" w14:paraId="248CC58D" w14:textId="77777777">
        <w:trPr>
          <w:cantSplit/>
          <w:jc w:val="center"/>
        </w:trPr>
        <w:tc>
          <w:tcPr>
            <w:tcW w:w="1965" w:type="dxa"/>
            <w:shd w:val="clear" w:color="auto" w:fill="D9EAF7"/>
            <w:tcMar>
              <w:top w:w="70" w:type="dxa"/>
              <w:left w:w="80" w:type="dxa"/>
              <w:bottom w:w="70" w:type="dxa"/>
              <w:right w:w="80" w:type="dxa"/>
            </w:tcMar>
          </w:tcPr>
          <w:p w14:paraId="00000026" w14:textId="77777777" w:rsidR="00CC5DCB" w:rsidRPr="00E544F1" w:rsidRDefault="00000000">
            <w:pPr>
              <w:rPr>
                <w:rFonts w:ascii="Aptos" w:hAnsi="Aptos" w:cs="Calibri Light"/>
              </w:rPr>
            </w:pPr>
            <w:r w:rsidRPr="00E544F1">
              <w:rPr>
                <w:rFonts w:ascii="Aptos" w:hAnsi="Aptos" w:cs="Calibri Light"/>
                <w:color w:val="000000"/>
                <w:sz w:val="17"/>
                <w:szCs w:val="17"/>
              </w:rPr>
              <w:t>Complete-script screenshot</w:t>
            </w:r>
          </w:p>
        </w:tc>
        <w:tc>
          <w:tcPr>
            <w:tcW w:w="1091" w:type="dxa"/>
            <w:tcMar>
              <w:top w:w="70" w:type="dxa"/>
              <w:left w:w="80" w:type="dxa"/>
              <w:bottom w:w="70" w:type="dxa"/>
              <w:right w:w="80" w:type="dxa"/>
            </w:tcMar>
          </w:tcPr>
          <w:p w14:paraId="00000027" w14:textId="77777777" w:rsidR="00CC5DCB" w:rsidRPr="00E544F1" w:rsidRDefault="00000000">
            <w:pPr>
              <w:rPr>
                <w:rFonts w:ascii="Aptos" w:hAnsi="Aptos" w:cs="Calibri Light"/>
              </w:rPr>
            </w:pPr>
            <w:r w:rsidRPr="00E544F1">
              <w:rPr>
                <w:rFonts w:ascii="Aptos" w:hAnsi="Aptos" w:cs="Calibri Light"/>
                <w:color w:val="000000"/>
                <w:sz w:val="17"/>
                <w:szCs w:val="17"/>
              </w:rPr>
              <w:t>Yes</w:t>
            </w:r>
          </w:p>
        </w:tc>
        <w:tc>
          <w:tcPr>
            <w:tcW w:w="3118" w:type="dxa"/>
            <w:tcMar>
              <w:top w:w="70" w:type="dxa"/>
              <w:left w:w="80" w:type="dxa"/>
              <w:bottom w:w="70" w:type="dxa"/>
              <w:right w:w="80" w:type="dxa"/>
            </w:tcMar>
          </w:tcPr>
          <w:p w14:paraId="00000028" w14:textId="77777777" w:rsidR="00CC5DCB" w:rsidRPr="00E544F1" w:rsidRDefault="00000000">
            <w:pPr>
              <w:rPr>
                <w:rFonts w:ascii="Aptos" w:hAnsi="Aptos" w:cs="Calibri Light"/>
              </w:rPr>
            </w:pPr>
            <w:r w:rsidRPr="00E544F1">
              <w:rPr>
                <w:rFonts w:ascii="Aptos" w:hAnsi="Aptos" w:cs="Calibri Light"/>
                <w:color w:val="000000"/>
                <w:sz w:val="17"/>
                <w:szCs w:val="17"/>
              </w:rPr>
              <w:t>The full menu, branches, fallback and limitation logic.</w:t>
            </w:r>
          </w:p>
        </w:tc>
        <w:tc>
          <w:tcPr>
            <w:tcW w:w="4184" w:type="dxa"/>
            <w:tcMar>
              <w:top w:w="70" w:type="dxa"/>
              <w:left w:w="80" w:type="dxa"/>
              <w:bottom w:w="70" w:type="dxa"/>
              <w:right w:w="80" w:type="dxa"/>
            </w:tcMar>
          </w:tcPr>
          <w:p w14:paraId="00000029" w14:textId="77777777" w:rsidR="00CC5DCB" w:rsidRPr="00E544F1" w:rsidRDefault="00000000">
            <w:pPr>
              <w:rPr>
                <w:rFonts w:ascii="Aptos" w:hAnsi="Aptos" w:cs="Calibri Light"/>
              </w:rPr>
            </w:pPr>
            <w:r w:rsidRPr="00E544F1">
              <w:rPr>
                <w:rFonts w:ascii="Aptos" w:hAnsi="Aptos" w:cs="Calibri Light"/>
                <w:color w:val="000000"/>
                <w:sz w:val="17"/>
                <w:szCs w:val="17"/>
              </w:rPr>
              <w:t>GroupName_CompleteScript.png</w:t>
            </w:r>
          </w:p>
        </w:tc>
      </w:tr>
      <w:tr w:rsidR="00CC5DCB" w:rsidRPr="00E544F1" w14:paraId="47837AE7" w14:textId="77777777">
        <w:trPr>
          <w:cantSplit/>
          <w:jc w:val="center"/>
        </w:trPr>
        <w:tc>
          <w:tcPr>
            <w:tcW w:w="1965" w:type="dxa"/>
            <w:shd w:val="clear" w:color="auto" w:fill="D9EAF7"/>
            <w:tcMar>
              <w:top w:w="70" w:type="dxa"/>
              <w:left w:w="80" w:type="dxa"/>
              <w:bottom w:w="70" w:type="dxa"/>
              <w:right w:w="80" w:type="dxa"/>
            </w:tcMar>
          </w:tcPr>
          <w:p w14:paraId="0000002A" w14:textId="77777777" w:rsidR="00CC5DCB" w:rsidRPr="00E544F1" w:rsidRDefault="00000000">
            <w:pPr>
              <w:rPr>
                <w:rFonts w:ascii="Aptos" w:hAnsi="Aptos" w:cs="Calibri Light"/>
              </w:rPr>
            </w:pPr>
            <w:r w:rsidRPr="00E544F1">
              <w:rPr>
                <w:rFonts w:ascii="Aptos" w:hAnsi="Aptos" w:cs="Calibri Light"/>
                <w:color w:val="000000"/>
                <w:sz w:val="17"/>
                <w:szCs w:val="17"/>
              </w:rPr>
              <w:t>Expected-input test</w:t>
            </w:r>
          </w:p>
        </w:tc>
        <w:tc>
          <w:tcPr>
            <w:tcW w:w="1091" w:type="dxa"/>
            <w:tcMar>
              <w:top w:w="70" w:type="dxa"/>
              <w:left w:w="80" w:type="dxa"/>
              <w:bottom w:w="70" w:type="dxa"/>
              <w:right w:w="80" w:type="dxa"/>
            </w:tcMar>
          </w:tcPr>
          <w:p w14:paraId="0000002B" w14:textId="77777777" w:rsidR="00CC5DCB" w:rsidRPr="00E544F1" w:rsidRDefault="00000000">
            <w:pPr>
              <w:rPr>
                <w:rFonts w:ascii="Aptos" w:hAnsi="Aptos" w:cs="Calibri Light"/>
              </w:rPr>
            </w:pPr>
            <w:r w:rsidRPr="00E544F1">
              <w:rPr>
                <w:rFonts w:ascii="Aptos" w:hAnsi="Aptos" w:cs="Calibri Light"/>
                <w:color w:val="000000"/>
                <w:sz w:val="17"/>
                <w:szCs w:val="17"/>
              </w:rPr>
              <w:t>Yes</w:t>
            </w:r>
          </w:p>
        </w:tc>
        <w:tc>
          <w:tcPr>
            <w:tcW w:w="3118" w:type="dxa"/>
            <w:tcMar>
              <w:top w:w="70" w:type="dxa"/>
              <w:left w:w="80" w:type="dxa"/>
              <w:bottom w:w="70" w:type="dxa"/>
              <w:right w:w="80" w:type="dxa"/>
            </w:tcMar>
          </w:tcPr>
          <w:p w14:paraId="0000002C" w14:textId="77777777" w:rsidR="00CC5DCB" w:rsidRPr="00E544F1" w:rsidRDefault="00000000">
            <w:pPr>
              <w:rPr>
                <w:rFonts w:ascii="Aptos" w:hAnsi="Aptos" w:cs="Calibri Light"/>
              </w:rPr>
            </w:pPr>
            <w:r w:rsidRPr="00E544F1">
              <w:rPr>
                <w:rFonts w:ascii="Aptos" w:hAnsi="Aptos" w:cs="Calibri Light"/>
                <w:color w:val="000000"/>
                <w:sz w:val="17"/>
                <w:szCs w:val="17"/>
              </w:rPr>
              <w:t>A planned category produces the intended response.</w:t>
            </w:r>
          </w:p>
        </w:tc>
        <w:tc>
          <w:tcPr>
            <w:tcW w:w="4184" w:type="dxa"/>
            <w:tcMar>
              <w:top w:w="70" w:type="dxa"/>
              <w:left w:w="80" w:type="dxa"/>
              <w:bottom w:w="70" w:type="dxa"/>
              <w:right w:w="80" w:type="dxa"/>
            </w:tcMar>
          </w:tcPr>
          <w:p w14:paraId="0000002D" w14:textId="77777777" w:rsidR="00CC5DCB" w:rsidRPr="00E544F1" w:rsidRDefault="00000000">
            <w:pPr>
              <w:rPr>
                <w:rFonts w:ascii="Aptos" w:hAnsi="Aptos" w:cs="Calibri Light"/>
              </w:rPr>
            </w:pPr>
            <w:r w:rsidRPr="00E544F1">
              <w:rPr>
                <w:rFonts w:ascii="Aptos" w:hAnsi="Aptos" w:cs="Calibri Light"/>
                <w:color w:val="000000"/>
                <w:sz w:val="17"/>
                <w:szCs w:val="17"/>
              </w:rPr>
              <w:t>GroupName_ExpectedTest.png</w:t>
            </w:r>
          </w:p>
        </w:tc>
      </w:tr>
      <w:tr w:rsidR="00CC5DCB" w:rsidRPr="00E544F1" w14:paraId="1A0ED11A" w14:textId="77777777">
        <w:trPr>
          <w:cantSplit/>
          <w:jc w:val="center"/>
        </w:trPr>
        <w:tc>
          <w:tcPr>
            <w:tcW w:w="1965" w:type="dxa"/>
            <w:shd w:val="clear" w:color="auto" w:fill="D9EAF7"/>
            <w:tcMar>
              <w:top w:w="70" w:type="dxa"/>
              <w:left w:w="80" w:type="dxa"/>
              <w:bottom w:w="70" w:type="dxa"/>
              <w:right w:w="80" w:type="dxa"/>
            </w:tcMar>
          </w:tcPr>
          <w:p w14:paraId="0000002E" w14:textId="77777777" w:rsidR="00CC5DCB" w:rsidRPr="00E544F1" w:rsidRDefault="00000000">
            <w:pPr>
              <w:rPr>
                <w:rFonts w:ascii="Aptos" w:hAnsi="Aptos" w:cs="Calibri Light"/>
              </w:rPr>
            </w:pPr>
            <w:r w:rsidRPr="00E544F1">
              <w:rPr>
                <w:rFonts w:ascii="Aptos" w:hAnsi="Aptos" w:cs="Calibri Light"/>
                <w:color w:val="000000"/>
                <w:sz w:val="17"/>
                <w:szCs w:val="17"/>
              </w:rPr>
              <w:t>Principle-test evidence</w:t>
            </w:r>
          </w:p>
        </w:tc>
        <w:tc>
          <w:tcPr>
            <w:tcW w:w="1091" w:type="dxa"/>
            <w:tcMar>
              <w:top w:w="70" w:type="dxa"/>
              <w:left w:w="80" w:type="dxa"/>
              <w:bottom w:w="70" w:type="dxa"/>
              <w:right w:w="80" w:type="dxa"/>
            </w:tcMar>
          </w:tcPr>
          <w:p w14:paraId="0000002F" w14:textId="77777777" w:rsidR="00CC5DCB" w:rsidRPr="00E544F1" w:rsidRDefault="00000000">
            <w:pPr>
              <w:rPr>
                <w:rFonts w:ascii="Aptos" w:hAnsi="Aptos" w:cs="Calibri Light"/>
              </w:rPr>
            </w:pPr>
            <w:r w:rsidRPr="00E544F1">
              <w:rPr>
                <w:rFonts w:ascii="Aptos" w:hAnsi="Aptos" w:cs="Calibri Light"/>
                <w:color w:val="000000"/>
                <w:sz w:val="17"/>
                <w:szCs w:val="17"/>
              </w:rPr>
              <w:t>Yes</w:t>
            </w:r>
          </w:p>
        </w:tc>
        <w:tc>
          <w:tcPr>
            <w:tcW w:w="3118" w:type="dxa"/>
            <w:tcMar>
              <w:top w:w="70" w:type="dxa"/>
              <w:left w:w="80" w:type="dxa"/>
              <w:bottom w:w="70" w:type="dxa"/>
              <w:right w:w="80" w:type="dxa"/>
            </w:tcMar>
          </w:tcPr>
          <w:p w14:paraId="00000030" w14:textId="77777777" w:rsidR="00CC5DCB" w:rsidRPr="00E544F1" w:rsidRDefault="00000000">
            <w:pPr>
              <w:rPr>
                <w:rFonts w:ascii="Aptos" w:hAnsi="Aptos" w:cs="Calibri Light"/>
              </w:rPr>
            </w:pPr>
            <w:r w:rsidRPr="00E544F1">
              <w:rPr>
                <w:rFonts w:ascii="Aptos" w:hAnsi="Aptos" w:cs="Calibri Light"/>
                <w:color w:val="000000"/>
                <w:sz w:val="17"/>
                <w:szCs w:val="17"/>
              </w:rPr>
              <w:t>The CORE 1 principle is enacted and tested.</w:t>
            </w:r>
          </w:p>
        </w:tc>
        <w:tc>
          <w:tcPr>
            <w:tcW w:w="4184" w:type="dxa"/>
            <w:tcMar>
              <w:top w:w="70" w:type="dxa"/>
              <w:left w:w="80" w:type="dxa"/>
              <w:bottom w:w="70" w:type="dxa"/>
              <w:right w:w="80" w:type="dxa"/>
            </w:tcMar>
          </w:tcPr>
          <w:p w14:paraId="00000031" w14:textId="77777777" w:rsidR="00CC5DCB" w:rsidRPr="00E544F1" w:rsidRDefault="00000000">
            <w:pPr>
              <w:rPr>
                <w:rFonts w:ascii="Aptos" w:hAnsi="Aptos" w:cs="Calibri Light"/>
              </w:rPr>
            </w:pPr>
            <w:r w:rsidRPr="00E544F1">
              <w:rPr>
                <w:rFonts w:ascii="Aptos" w:hAnsi="Aptos" w:cs="Calibri Light"/>
                <w:color w:val="000000"/>
                <w:sz w:val="17"/>
                <w:szCs w:val="17"/>
              </w:rPr>
              <w:t>GroupName_PrincipleTest.png</w:t>
            </w:r>
          </w:p>
        </w:tc>
      </w:tr>
      <w:tr w:rsidR="00CC5DCB" w:rsidRPr="00E544F1" w14:paraId="45789C79" w14:textId="77777777">
        <w:trPr>
          <w:cantSplit/>
          <w:jc w:val="center"/>
        </w:trPr>
        <w:tc>
          <w:tcPr>
            <w:tcW w:w="1965" w:type="dxa"/>
            <w:shd w:val="clear" w:color="auto" w:fill="D9EAF7"/>
            <w:tcMar>
              <w:top w:w="70" w:type="dxa"/>
              <w:left w:w="80" w:type="dxa"/>
              <w:bottom w:w="70" w:type="dxa"/>
              <w:right w:w="80" w:type="dxa"/>
            </w:tcMar>
          </w:tcPr>
          <w:p w14:paraId="00000032" w14:textId="77777777" w:rsidR="00CC5DCB" w:rsidRPr="00E544F1" w:rsidRDefault="00000000">
            <w:pPr>
              <w:rPr>
                <w:rFonts w:ascii="Aptos" w:hAnsi="Aptos" w:cs="Calibri Light"/>
              </w:rPr>
            </w:pPr>
            <w:r w:rsidRPr="00E544F1">
              <w:rPr>
                <w:rFonts w:ascii="Aptos" w:hAnsi="Aptos" w:cs="Calibri Light"/>
                <w:color w:val="000000"/>
                <w:sz w:val="17"/>
                <w:szCs w:val="17"/>
              </w:rPr>
              <w:t>Mini-test record</w:t>
            </w:r>
          </w:p>
        </w:tc>
        <w:tc>
          <w:tcPr>
            <w:tcW w:w="1091" w:type="dxa"/>
            <w:tcMar>
              <w:top w:w="70" w:type="dxa"/>
              <w:left w:w="80" w:type="dxa"/>
              <w:bottom w:w="70" w:type="dxa"/>
              <w:right w:w="80" w:type="dxa"/>
            </w:tcMar>
            <w:vAlign w:val="center"/>
          </w:tcPr>
          <w:p w14:paraId="00000033" w14:textId="77777777" w:rsidR="00CC5DCB" w:rsidRPr="00E544F1" w:rsidRDefault="00000000">
            <w:pPr>
              <w:rPr>
                <w:rFonts w:ascii="Aptos" w:hAnsi="Aptos" w:cs="Calibri Light"/>
              </w:rPr>
            </w:pPr>
            <w:r w:rsidRPr="00E544F1">
              <w:rPr>
                <w:rFonts w:ascii="Aptos" w:hAnsi="Aptos" w:cs="Calibri Light"/>
              </w:rPr>
              <w:t>Optional separate sheet</w:t>
            </w:r>
          </w:p>
        </w:tc>
        <w:tc>
          <w:tcPr>
            <w:tcW w:w="3118" w:type="dxa"/>
            <w:tcMar>
              <w:top w:w="70" w:type="dxa"/>
              <w:left w:w="80" w:type="dxa"/>
              <w:bottom w:w="70" w:type="dxa"/>
              <w:right w:w="80" w:type="dxa"/>
            </w:tcMar>
            <w:vAlign w:val="center"/>
          </w:tcPr>
          <w:p w14:paraId="00000034" w14:textId="77777777" w:rsidR="00CC5DCB" w:rsidRPr="00E544F1" w:rsidRDefault="00000000">
            <w:pPr>
              <w:rPr>
                <w:rFonts w:ascii="Aptos" w:hAnsi="Aptos" w:cs="Calibri Light"/>
              </w:rPr>
            </w:pPr>
            <w:r w:rsidRPr="00E544F1">
              <w:rPr>
                <w:rFonts w:ascii="Aptos" w:hAnsi="Aptos" w:cs="Calibri Light"/>
              </w:rPr>
              <w:t>A clean evidence record when requested. The canonical mini-test remains in the CORE 2 Student Design Worksheet Section 09.</w:t>
            </w:r>
          </w:p>
        </w:tc>
        <w:tc>
          <w:tcPr>
            <w:tcW w:w="4184" w:type="dxa"/>
            <w:tcMar>
              <w:top w:w="70" w:type="dxa"/>
              <w:left w:w="80" w:type="dxa"/>
              <w:bottom w:w="70" w:type="dxa"/>
              <w:right w:w="80" w:type="dxa"/>
            </w:tcMar>
            <w:vAlign w:val="center"/>
          </w:tcPr>
          <w:p w14:paraId="00000035" w14:textId="77777777" w:rsidR="00CC5DCB" w:rsidRPr="00E544F1" w:rsidRDefault="00000000">
            <w:pPr>
              <w:rPr>
                <w:rFonts w:ascii="Aptos" w:hAnsi="Aptos" w:cs="Calibri Light"/>
              </w:rPr>
            </w:pPr>
            <w:r w:rsidRPr="00E544F1">
              <w:rPr>
                <w:rFonts w:ascii="Aptos" w:hAnsi="Aptos" w:cs="Calibri Light"/>
              </w:rPr>
              <w:t>CORE2_Mini_Test_Record_OPTIONAL.docx</w:t>
            </w:r>
          </w:p>
        </w:tc>
      </w:tr>
      <w:tr w:rsidR="00CC5DCB" w:rsidRPr="00E544F1" w14:paraId="3F17B97B" w14:textId="77777777">
        <w:trPr>
          <w:cantSplit/>
          <w:jc w:val="center"/>
        </w:trPr>
        <w:tc>
          <w:tcPr>
            <w:tcW w:w="1965" w:type="dxa"/>
            <w:shd w:val="clear" w:color="auto" w:fill="D9EAF7"/>
            <w:tcMar>
              <w:top w:w="70" w:type="dxa"/>
              <w:left w:w="80" w:type="dxa"/>
              <w:bottom w:w="70" w:type="dxa"/>
              <w:right w:w="80" w:type="dxa"/>
            </w:tcMar>
          </w:tcPr>
          <w:p w14:paraId="00000036" w14:textId="77777777" w:rsidR="00CC5DCB" w:rsidRPr="00E544F1" w:rsidRDefault="00000000">
            <w:pPr>
              <w:rPr>
                <w:rFonts w:ascii="Aptos" w:hAnsi="Aptos" w:cs="Calibri Light"/>
              </w:rPr>
            </w:pPr>
            <w:r w:rsidRPr="00E544F1">
              <w:rPr>
                <w:rFonts w:ascii="Aptos" w:hAnsi="Aptos" w:cs="Calibri Light"/>
                <w:color w:val="000000"/>
                <w:sz w:val="17"/>
                <w:szCs w:val="17"/>
              </w:rPr>
              <w:t>CORE 3 handover card</w:t>
            </w:r>
          </w:p>
        </w:tc>
        <w:tc>
          <w:tcPr>
            <w:tcW w:w="1091" w:type="dxa"/>
            <w:tcMar>
              <w:top w:w="70" w:type="dxa"/>
              <w:left w:w="80" w:type="dxa"/>
              <w:bottom w:w="70" w:type="dxa"/>
              <w:right w:w="80" w:type="dxa"/>
            </w:tcMar>
          </w:tcPr>
          <w:p w14:paraId="00000037" w14:textId="77777777" w:rsidR="00CC5DCB" w:rsidRPr="00E544F1" w:rsidRDefault="00000000">
            <w:pPr>
              <w:rPr>
                <w:rFonts w:ascii="Aptos" w:hAnsi="Aptos" w:cs="Calibri Light"/>
              </w:rPr>
            </w:pPr>
            <w:r w:rsidRPr="00E544F1">
              <w:rPr>
                <w:rFonts w:ascii="Aptos" w:hAnsi="Aptos" w:cs="Calibri Light"/>
                <w:color w:val="000000"/>
                <w:sz w:val="17"/>
                <w:szCs w:val="17"/>
              </w:rPr>
              <w:t>Yes</w:t>
            </w:r>
          </w:p>
        </w:tc>
        <w:tc>
          <w:tcPr>
            <w:tcW w:w="3118" w:type="dxa"/>
            <w:tcMar>
              <w:top w:w="70" w:type="dxa"/>
              <w:left w:w="80" w:type="dxa"/>
              <w:bottom w:w="70" w:type="dxa"/>
              <w:right w:w="80" w:type="dxa"/>
            </w:tcMar>
          </w:tcPr>
          <w:p w14:paraId="00000038" w14:textId="77777777" w:rsidR="00CC5DCB" w:rsidRPr="00E544F1" w:rsidRDefault="00000000">
            <w:pPr>
              <w:rPr>
                <w:rFonts w:ascii="Aptos" w:hAnsi="Aptos" w:cs="Calibri Light"/>
              </w:rPr>
            </w:pPr>
            <w:r w:rsidRPr="00E544F1">
              <w:rPr>
                <w:rFonts w:ascii="Aptos" w:hAnsi="Aptos" w:cs="Calibri Light"/>
                <w:color w:val="000000"/>
                <w:sz w:val="17"/>
                <w:szCs w:val="17"/>
              </w:rPr>
              <w:t>What the peer group should test next.</w:t>
            </w:r>
          </w:p>
        </w:tc>
        <w:tc>
          <w:tcPr>
            <w:tcW w:w="4184" w:type="dxa"/>
            <w:tcMar>
              <w:top w:w="70" w:type="dxa"/>
              <w:left w:w="80" w:type="dxa"/>
              <w:bottom w:w="70" w:type="dxa"/>
              <w:right w:w="80" w:type="dxa"/>
            </w:tcMar>
          </w:tcPr>
          <w:p w14:paraId="00000039" w14:textId="77777777" w:rsidR="00CC5DCB" w:rsidRPr="00E544F1" w:rsidRDefault="00000000">
            <w:pPr>
              <w:rPr>
                <w:rFonts w:ascii="Aptos" w:hAnsi="Aptos" w:cs="Calibri Light"/>
              </w:rPr>
            </w:pPr>
            <w:r w:rsidRPr="00E544F1">
              <w:rPr>
                <w:rFonts w:ascii="Aptos" w:hAnsi="Aptos" w:cs="Calibri Light"/>
                <w:color w:val="000000"/>
                <w:sz w:val="17"/>
                <w:szCs w:val="17"/>
              </w:rPr>
              <w:t>CORE2_CORE3_Handover.docx</w:t>
            </w:r>
          </w:p>
        </w:tc>
      </w:tr>
    </w:tbl>
    <w:p w14:paraId="0000003A" w14:textId="77777777" w:rsidR="00CC5DCB" w:rsidRPr="00E544F1" w:rsidRDefault="00CC5DCB">
      <w:pPr>
        <w:widowControl w:val="0"/>
        <w:pBdr>
          <w:top w:val="nil"/>
          <w:left w:val="nil"/>
          <w:bottom w:val="nil"/>
          <w:right w:val="nil"/>
          <w:between w:val="nil"/>
        </w:pBdr>
        <w:spacing w:after="0"/>
        <w:rPr>
          <w:rFonts w:ascii="Aptos" w:hAnsi="Aptos" w:cs="Calibri Light"/>
        </w:rPr>
      </w:pPr>
    </w:p>
    <w:tbl>
      <w:tblPr>
        <w:tblStyle w:val="a8"/>
        <w:tblW w:w="10368" w:type="dxa"/>
        <w:jc w:val="center"/>
        <w:tblInd w:w="0" w:type="dxa"/>
        <w:tblLayout w:type="fixed"/>
        <w:tblLook w:val="0400" w:firstRow="0" w:lastRow="0" w:firstColumn="0" w:lastColumn="0" w:noHBand="0" w:noVBand="1"/>
      </w:tblPr>
      <w:tblGrid>
        <w:gridCol w:w="10368"/>
      </w:tblGrid>
      <w:tr w:rsidR="00CC5DCB" w:rsidRPr="00E544F1" w14:paraId="0C337044" w14:textId="77777777">
        <w:trPr>
          <w:cantSplit/>
          <w:jc w:val="center"/>
        </w:trPr>
        <w:tc>
          <w:tcPr>
            <w:tcW w:w="10368" w:type="dxa"/>
            <w:shd w:val="clear" w:color="auto" w:fill="BF9000"/>
            <w:tcMar>
              <w:top w:w="70" w:type="dxa"/>
              <w:left w:w="110" w:type="dxa"/>
              <w:bottom w:w="70" w:type="dxa"/>
              <w:right w:w="110" w:type="dxa"/>
            </w:tcMar>
          </w:tcPr>
          <w:p w14:paraId="0000003B" w14:textId="77777777" w:rsidR="00CC5DCB" w:rsidRPr="00E544F1" w:rsidRDefault="00000000">
            <w:pPr>
              <w:rPr>
                <w:rFonts w:ascii="Aptos" w:hAnsi="Aptos" w:cs="Calibri Light"/>
              </w:rPr>
            </w:pPr>
            <w:r w:rsidRPr="00E544F1">
              <w:rPr>
                <w:rFonts w:ascii="Aptos" w:hAnsi="Aptos" w:cs="Calibri Light"/>
                <w:b/>
                <w:bCs/>
                <w:color w:val="FFFFFF"/>
                <w:sz w:val="22"/>
                <w:szCs w:val="22"/>
              </w:rPr>
              <w:t>Privacy and screenshot rule</w:t>
            </w:r>
          </w:p>
        </w:tc>
      </w:tr>
      <w:tr w:rsidR="00CC5DCB" w:rsidRPr="00E544F1" w14:paraId="2C66863E" w14:textId="77777777">
        <w:trPr>
          <w:cantSplit/>
          <w:jc w:val="center"/>
        </w:trPr>
        <w:tc>
          <w:tcPr>
            <w:tcW w:w="10368" w:type="dxa"/>
            <w:shd w:val="clear" w:color="auto" w:fill="FFF2CC"/>
            <w:tcMar>
              <w:top w:w="90" w:type="dxa"/>
              <w:left w:w="120" w:type="dxa"/>
              <w:bottom w:w="90" w:type="dxa"/>
              <w:right w:w="120" w:type="dxa"/>
            </w:tcMar>
          </w:tcPr>
          <w:p w14:paraId="0000003C"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Do not include student names, email addresses or personal account details in screenshots.</w:t>
            </w:r>
          </w:p>
          <w:p w14:paraId="0000003D"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Crop the browser/account bar where necessary. Screenshots should focus on the Scratch code, stage output and relevant comment.</w:t>
            </w:r>
          </w:p>
        </w:tc>
      </w:tr>
    </w:tbl>
    <w:p w14:paraId="0000003E" w14:textId="77777777" w:rsidR="00CC5DCB" w:rsidRPr="00E544F1" w:rsidRDefault="00CC5DCB">
      <w:pPr>
        <w:spacing w:after="20"/>
        <w:rPr>
          <w:rFonts w:ascii="Aptos" w:hAnsi="Aptos" w:cs="Calibri Light"/>
        </w:rPr>
      </w:pPr>
    </w:p>
    <w:p w14:paraId="0000003F" w14:textId="77777777" w:rsidR="00CC5DCB" w:rsidRPr="00E544F1" w:rsidRDefault="00000000">
      <w:pPr>
        <w:keepNext/>
        <w:spacing w:before="160" w:after="80"/>
        <w:rPr>
          <w:rFonts w:ascii="Aptos" w:hAnsi="Aptos" w:cs="Calibri Light"/>
        </w:rPr>
      </w:pPr>
      <w:r w:rsidRPr="00E544F1">
        <w:rPr>
          <w:rFonts w:ascii="Aptos" w:hAnsi="Aptos" w:cs="Calibri Light"/>
          <w:b/>
          <w:bCs/>
          <w:color w:val="1F4E78"/>
          <w:sz w:val="30"/>
          <w:szCs w:val="30"/>
        </w:rPr>
        <w:t>2. Before students open Scratch</w:t>
      </w:r>
    </w:p>
    <w:p w14:paraId="00000040"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t>Teacher readiness checklist</w:t>
      </w:r>
    </w:p>
    <w:p w14:paraId="00000041"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Scratch opens on the available devices and students can create or open a project.</w:t>
      </w:r>
    </w:p>
    <w:p w14:paraId="00000042"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The teacher has tested ask and wait, answer, if / else and the equality operator.</w:t>
      </w:r>
    </w:p>
    <w:p w14:paraId="00000043" w14:textId="11056325"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sdt>
        <w:sdtPr>
          <w:rPr>
            <w:rFonts w:ascii="Aptos" w:hAnsi="Aptos" w:cs="Calibri Light"/>
          </w:rPr>
          <w:tag w:val="goog_rdk_3"/>
          <w:id w:val="39418188"/>
        </w:sdtPr>
        <w:sdtContent>
          <w:sdt>
            <w:sdtPr>
              <w:rPr>
                <w:rFonts w:ascii="Aptos" w:hAnsi="Aptos" w:cs="Calibri Light"/>
              </w:rPr>
              <w:tag w:val="goog_rdk_4"/>
              <w:id w:val="840945767"/>
            </w:sdtPr>
            <w:sdtContent>
              <w:r w:rsidRPr="00E544F1">
                <w:rPr>
                  <w:rFonts w:ascii="Aptos" w:hAnsi="Aptos" w:cs="Calibri Light"/>
                  <w:sz w:val="21"/>
                  <w:szCs w:val="21"/>
                </w:rPr>
                <w:t>The Scratch workspace orientation image and</w:t>
              </w:r>
              <w:r w:rsidR="00CC7FA3" w:rsidRPr="00E544F1">
                <w:rPr>
                  <w:rFonts w:ascii="Aptos" w:hAnsi="Aptos" w:cs="Calibri Light"/>
                  <w:sz w:val="21"/>
                  <w:szCs w:val="21"/>
                </w:rPr>
                <w:t xml:space="preserve"> </w:t>
              </w:r>
            </w:sdtContent>
          </w:sdt>
        </w:sdtContent>
      </w:sdt>
      <w:sdt>
        <w:sdtPr>
          <w:rPr>
            <w:rFonts w:ascii="Aptos" w:hAnsi="Aptos" w:cs="Calibri Light"/>
          </w:rPr>
          <w:tag w:val="goog_rdk_5"/>
          <w:id w:val="-582393817"/>
        </w:sdtPr>
        <w:sdtContent>
          <w:sdt>
            <w:sdtPr>
              <w:rPr>
                <w:rFonts w:ascii="Aptos" w:hAnsi="Aptos" w:cs="Calibri Light"/>
              </w:rPr>
              <w:tag w:val="goog_rdk_6"/>
              <w:id w:val="-1860615995"/>
              <w:showingPlcHdr/>
            </w:sdtPr>
            <w:sdtContent>
              <w:r w:rsidR="00CC7FA3" w:rsidRPr="00E544F1">
                <w:rPr>
                  <w:rFonts w:ascii="Aptos" w:hAnsi="Aptos" w:cs="Calibri Light"/>
                </w:rPr>
                <w:t xml:space="preserve">     </w:t>
              </w:r>
            </w:sdtContent>
          </w:sdt>
        </w:sdtContent>
      </w:sdt>
      <w:r w:rsidRPr="00E544F1">
        <w:rPr>
          <w:rFonts w:ascii="Aptos" w:hAnsi="Aptos" w:cs="Calibri Light"/>
          <w:color w:val="000000"/>
          <w:sz w:val="21"/>
          <w:szCs w:val="21"/>
        </w:rPr>
        <w:t>topic-neutral build screenshots are available for projection or printing.</w:t>
      </w:r>
    </w:p>
    <w:p w14:paraId="00000044"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Students have already completed the design logic in the Student Design Worksheet.</w:t>
      </w:r>
    </w:p>
    <w:p w14:paraId="00000045"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lastRenderedPageBreak/>
        <w:t>Each group has one CORE 1 principle translated into a concrete design requirement.</w:t>
      </w:r>
    </w:p>
    <w:p w14:paraId="00000046"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Students know where and how to save the .sb3 file.</w:t>
      </w:r>
    </w:p>
    <w:p w14:paraId="00000047" w14:textId="77777777" w:rsidR="00CC5DCB" w:rsidRPr="00E544F1" w:rsidRDefault="00000000">
      <w:pPr>
        <w:numPr>
          <w:ilvl w:val="0"/>
          <w:numId w:val="1"/>
        </w:numPr>
        <w:pBdr>
          <w:top w:val="nil"/>
          <w:left w:val="nil"/>
          <w:bottom w:val="nil"/>
          <w:right w:val="nil"/>
          <w:between w:val="nil"/>
        </w:pBdr>
        <w:spacing w:after="40" w:line="240" w:lineRule="auto"/>
        <w:ind w:left="317" w:hanging="173"/>
        <w:rPr>
          <w:rFonts w:ascii="Aptos" w:hAnsi="Aptos" w:cs="Calibri Light"/>
        </w:rPr>
      </w:pPr>
      <w:r w:rsidRPr="00E544F1">
        <w:rPr>
          <w:rFonts w:ascii="Aptos" w:hAnsi="Aptos" w:cs="Calibri Light"/>
          <w:color w:val="000000"/>
          <w:sz w:val="21"/>
          <w:szCs w:val="21"/>
        </w:rPr>
        <w:t>A paper-based fallback is ready if the digital setup fails.</w:t>
      </w:r>
    </w:p>
    <w:tbl>
      <w:tblPr>
        <w:tblStyle w:val="a9"/>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58"/>
      </w:tblGrid>
      <w:tr w:rsidR="00CC5DCB" w:rsidRPr="00E544F1" w14:paraId="7438D26F" w14:textId="77777777">
        <w:trPr>
          <w:cantSplit/>
          <w:jc w:val="center"/>
        </w:trPr>
        <w:tc>
          <w:tcPr>
            <w:tcW w:w="10358" w:type="dxa"/>
            <w:shd w:val="clear" w:color="auto" w:fill="D9EAD3"/>
            <w:vAlign w:val="center"/>
          </w:tcPr>
          <w:p w14:paraId="00000048" w14:textId="77777777" w:rsidR="00CC5DCB" w:rsidRPr="00E544F1" w:rsidRDefault="00000000">
            <w:pPr>
              <w:rPr>
                <w:rFonts w:ascii="Aptos" w:hAnsi="Aptos" w:cs="Calibri Light"/>
              </w:rPr>
            </w:pPr>
            <w:r w:rsidRPr="00E544F1">
              <w:rPr>
                <w:rFonts w:ascii="Aptos" w:hAnsi="Aptos" w:cs="Calibri Light"/>
                <w:b/>
                <w:bCs/>
              </w:rPr>
              <w:t>Teacher preparation and online project access</w:t>
            </w:r>
          </w:p>
        </w:tc>
      </w:tr>
      <w:tr w:rsidR="00CC5DCB" w:rsidRPr="00E544F1" w14:paraId="42EDEB54" w14:textId="77777777">
        <w:trPr>
          <w:cantSplit/>
          <w:jc w:val="center"/>
        </w:trPr>
        <w:tc>
          <w:tcPr>
            <w:tcW w:w="10358" w:type="dxa"/>
            <w:vAlign w:val="center"/>
          </w:tcPr>
          <w:p w14:paraId="00000049" w14:textId="77777777" w:rsidR="00CC5DCB" w:rsidRPr="00E544F1" w:rsidRDefault="00000000">
            <w:pPr>
              <w:rPr>
                <w:rFonts w:ascii="Aptos" w:hAnsi="Aptos" w:cs="Calibri Light"/>
              </w:rPr>
            </w:pPr>
            <w:r w:rsidRPr="00E544F1">
              <w:rPr>
                <w:rFonts w:ascii="Aptos" w:hAnsi="Aptos" w:cs="Calibri Light"/>
              </w:rPr>
              <w:t>First-time preparation: allow approximately 30 minutes to build the minimum structure yourself, test the nested if/else logic, and decide how projects will be saved and shared before CORE 3.</w:t>
            </w:r>
          </w:p>
        </w:tc>
      </w:tr>
      <w:tr w:rsidR="00CC5DCB" w:rsidRPr="00E544F1" w14:paraId="3C69CADC" w14:textId="77777777">
        <w:trPr>
          <w:cantSplit/>
          <w:jc w:val="center"/>
        </w:trPr>
        <w:tc>
          <w:tcPr>
            <w:tcW w:w="10358" w:type="dxa"/>
            <w:vAlign w:val="center"/>
          </w:tcPr>
          <w:p w14:paraId="0000004A" w14:textId="77777777" w:rsidR="00CC5DCB" w:rsidRPr="00E544F1" w:rsidRDefault="00000000">
            <w:pPr>
              <w:rPr>
                <w:rFonts w:ascii="Aptos" w:hAnsi="Aptos" w:cs="Calibri Light"/>
              </w:rPr>
            </w:pPr>
            <w:r w:rsidRPr="00E544F1">
              <w:rPr>
                <w:rFonts w:ascii="Aptos" w:hAnsi="Aptos" w:cs="Calibri Light"/>
              </w:rPr>
              <w:t>Topic-neutral starter: https://scratch.mit.edu/projects/1332857046</w:t>
            </w:r>
            <w:r w:rsidRPr="00E544F1">
              <w:rPr>
                <w:rFonts w:ascii="Aptos" w:hAnsi="Aptos" w:cs="Calibri Light"/>
              </w:rPr>
              <w:br/>
              <w:t>Completed Recycling Helper example: https://scratch.mit.edu/projects/1332860091</w:t>
            </w:r>
          </w:p>
        </w:tc>
      </w:tr>
    </w:tbl>
    <w:p w14:paraId="0000004B"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t>What students should already have</w:t>
      </w:r>
    </w:p>
    <w:tbl>
      <w:tblPr>
        <w:tblStyle w:val="aa"/>
        <w:tblW w:w="97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6"/>
        <w:gridCol w:w="3528"/>
        <w:gridCol w:w="3096"/>
      </w:tblGrid>
      <w:tr w:rsidR="00CC5DCB" w:rsidRPr="00E544F1" w14:paraId="41982F7D" w14:textId="77777777">
        <w:trPr>
          <w:cantSplit/>
          <w:tblHeader/>
          <w:jc w:val="center"/>
        </w:trPr>
        <w:tc>
          <w:tcPr>
            <w:tcW w:w="3096" w:type="dxa"/>
            <w:shd w:val="clear" w:color="auto" w:fill="2F75B5"/>
            <w:tcMar>
              <w:top w:w="80" w:type="dxa"/>
              <w:left w:w="100" w:type="dxa"/>
              <w:bottom w:w="80" w:type="dxa"/>
              <w:right w:w="100" w:type="dxa"/>
            </w:tcMar>
          </w:tcPr>
          <w:p w14:paraId="0000004C"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What to add</w:t>
            </w:r>
          </w:p>
        </w:tc>
        <w:tc>
          <w:tcPr>
            <w:tcW w:w="3528" w:type="dxa"/>
            <w:shd w:val="clear" w:color="auto" w:fill="2F75B5"/>
            <w:tcMar>
              <w:top w:w="80" w:type="dxa"/>
              <w:left w:w="100" w:type="dxa"/>
              <w:bottom w:w="80" w:type="dxa"/>
              <w:right w:w="100" w:type="dxa"/>
            </w:tcMar>
          </w:tcPr>
          <w:p w14:paraId="0000004D"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Why it matters</w:t>
            </w:r>
          </w:p>
        </w:tc>
        <w:tc>
          <w:tcPr>
            <w:tcW w:w="3096" w:type="dxa"/>
            <w:shd w:val="clear" w:color="auto" w:fill="2F75B5"/>
            <w:tcMar>
              <w:top w:w="80" w:type="dxa"/>
              <w:left w:w="100" w:type="dxa"/>
              <w:bottom w:w="80" w:type="dxa"/>
              <w:right w:w="100" w:type="dxa"/>
            </w:tcMar>
          </w:tcPr>
          <w:p w14:paraId="0000004E"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Checkpoint</w:t>
            </w:r>
          </w:p>
        </w:tc>
      </w:tr>
      <w:tr w:rsidR="00CC5DCB" w:rsidRPr="00E544F1" w14:paraId="145B9437" w14:textId="77777777">
        <w:trPr>
          <w:cantSplit/>
          <w:jc w:val="center"/>
        </w:trPr>
        <w:tc>
          <w:tcPr>
            <w:tcW w:w="3096" w:type="dxa"/>
            <w:shd w:val="clear" w:color="auto" w:fill="D9EAF7"/>
            <w:tcMar>
              <w:top w:w="80" w:type="dxa"/>
              <w:left w:w="100" w:type="dxa"/>
              <w:bottom w:w="80" w:type="dxa"/>
              <w:right w:w="100" w:type="dxa"/>
            </w:tcMar>
          </w:tcPr>
          <w:p w14:paraId="0000004F" w14:textId="77777777" w:rsidR="00CC5DCB" w:rsidRPr="00E544F1" w:rsidRDefault="00000000">
            <w:pPr>
              <w:rPr>
                <w:rFonts w:ascii="Aptos" w:hAnsi="Aptos" w:cs="Calibri Light"/>
              </w:rPr>
            </w:pPr>
            <w:r w:rsidRPr="00E544F1">
              <w:rPr>
                <w:rFonts w:ascii="Aptos" w:hAnsi="Aptos" w:cs="Calibri Light"/>
                <w:color w:val="000000"/>
                <w:sz w:val="18"/>
                <w:szCs w:val="18"/>
              </w:rPr>
              <w:t>Chatbot name, user and purpose</w:t>
            </w:r>
          </w:p>
        </w:tc>
        <w:tc>
          <w:tcPr>
            <w:tcW w:w="3528" w:type="dxa"/>
            <w:tcMar>
              <w:top w:w="80" w:type="dxa"/>
              <w:left w:w="100" w:type="dxa"/>
              <w:bottom w:w="80" w:type="dxa"/>
              <w:right w:w="100" w:type="dxa"/>
            </w:tcMar>
          </w:tcPr>
          <w:p w14:paraId="00000050" w14:textId="399B9A6E" w:rsidR="00CC5DCB" w:rsidRPr="00E544F1" w:rsidRDefault="00000000">
            <w:pPr>
              <w:rPr>
                <w:rFonts w:ascii="Aptos" w:hAnsi="Aptos" w:cs="Calibri Light"/>
              </w:rPr>
            </w:pPr>
            <w:sdt>
              <w:sdtPr>
                <w:rPr>
                  <w:rFonts w:ascii="Aptos" w:hAnsi="Aptos" w:cs="Calibri Light"/>
                </w:rPr>
                <w:tag w:val="goog_rdk_8"/>
                <w:id w:val="-1364723643"/>
              </w:sdtPr>
              <w:sdtContent>
                <w:sdt>
                  <w:sdtPr>
                    <w:rPr>
                      <w:rFonts w:ascii="Aptos" w:hAnsi="Aptos" w:cs="Calibri Light"/>
                    </w:rPr>
                    <w:tag w:val="goog_rdk_9"/>
                    <w:id w:val="-759342210"/>
                  </w:sdtPr>
                  <w:sdtContent>
                    <w:r w:rsidRPr="00E544F1">
                      <w:rPr>
                        <w:rFonts w:ascii="Aptos" w:hAnsi="Aptos" w:cs="Calibri Light"/>
                        <w:sz w:val="18"/>
                        <w:szCs w:val="18"/>
                      </w:rPr>
                      <w:t>Keeps the coding focused on a clear chatbot purpose.</w:t>
                    </w:r>
                  </w:sdtContent>
                </w:sdt>
              </w:sdtContent>
            </w:sdt>
            <w:sdt>
              <w:sdtPr>
                <w:rPr>
                  <w:rFonts w:ascii="Aptos" w:hAnsi="Aptos" w:cs="Calibri Light"/>
                </w:rPr>
                <w:tag w:val="goog_rdk_10"/>
                <w:id w:val="-419689163"/>
              </w:sdtPr>
              <w:sdtContent>
                <w:sdt>
                  <w:sdtPr>
                    <w:rPr>
                      <w:rFonts w:ascii="Aptos" w:hAnsi="Aptos" w:cs="Calibri Light"/>
                    </w:rPr>
                    <w:tag w:val="goog_rdk_11"/>
                    <w:id w:val="173980649"/>
                  </w:sdtPr>
                  <w:sdtContent/>
                </w:sdt>
              </w:sdtContent>
            </w:sdt>
            <w:r w:rsidRPr="00E544F1">
              <w:rPr>
                <w:rFonts w:ascii="Aptos" w:hAnsi="Aptos" w:cs="Calibri Light"/>
                <w:color w:val="000000"/>
                <w:sz w:val="18"/>
                <w:szCs w:val="18"/>
              </w:rPr>
              <w:t>.</w:t>
            </w:r>
          </w:p>
        </w:tc>
        <w:tc>
          <w:tcPr>
            <w:tcW w:w="3096" w:type="dxa"/>
            <w:tcMar>
              <w:top w:w="80" w:type="dxa"/>
              <w:left w:w="100" w:type="dxa"/>
              <w:bottom w:w="80" w:type="dxa"/>
              <w:right w:w="100" w:type="dxa"/>
            </w:tcMar>
          </w:tcPr>
          <w:p w14:paraId="00000051" w14:textId="77777777" w:rsidR="00CC5DCB" w:rsidRPr="00E544F1" w:rsidRDefault="00000000">
            <w:pPr>
              <w:rPr>
                <w:rFonts w:ascii="Aptos" w:hAnsi="Aptos" w:cs="Calibri Light"/>
              </w:rPr>
            </w:pPr>
            <w:r w:rsidRPr="00E544F1">
              <w:rPr>
                <w:rFonts w:ascii="Aptos" w:hAnsi="Aptos" w:cs="Calibri Light"/>
                <w:color w:val="000000"/>
                <w:sz w:val="18"/>
                <w:szCs w:val="18"/>
              </w:rPr>
              <w:t>The group can explain what the chatbot is for in one sentence.</w:t>
            </w:r>
          </w:p>
        </w:tc>
      </w:tr>
      <w:tr w:rsidR="00CC5DCB" w:rsidRPr="00E544F1" w14:paraId="1851BADB" w14:textId="77777777">
        <w:trPr>
          <w:cantSplit/>
          <w:jc w:val="center"/>
        </w:trPr>
        <w:tc>
          <w:tcPr>
            <w:tcW w:w="3096" w:type="dxa"/>
            <w:shd w:val="clear" w:color="auto" w:fill="D9EAF7"/>
            <w:tcMar>
              <w:top w:w="80" w:type="dxa"/>
              <w:left w:w="100" w:type="dxa"/>
              <w:bottom w:w="80" w:type="dxa"/>
              <w:right w:w="100" w:type="dxa"/>
            </w:tcMar>
          </w:tcPr>
          <w:p w14:paraId="00000052" w14:textId="77777777" w:rsidR="00CC5DCB" w:rsidRPr="00E544F1" w:rsidRDefault="00000000">
            <w:pPr>
              <w:rPr>
                <w:rFonts w:ascii="Aptos" w:hAnsi="Aptos" w:cs="Calibri Light"/>
              </w:rPr>
            </w:pPr>
            <w:r w:rsidRPr="00E544F1">
              <w:rPr>
                <w:rFonts w:ascii="Aptos" w:hAnsi="Aptos" w:cs="Calibri Light"/>
                <w:color w:val="000000"/>
                <w:sz w:val="18"/>
                <w:szCs w:val="18"/>
              </w:rPr>
              <w:t>Three response categories</w:t>
            </w:r>
          </w:p>
        </w:tc>
        <w:tc>
          <w:tcPr>
            <w:tcW w:w="3528" w:type="dxa"/>
            <w:tcMar>
              <w:top w:w="80" w:type="dxa"/>
              <w:left w:w="100" w:type="dxa"/>
              <w:bottom w:w="80" w:type="dxa"/>
              <w:right w:w="100" w:type="dxa"/>
            </w:tcMar>
          </w:tcPr>
          <w:p w14:paraId="00000053" w14:textId="77777777" w:rsidR="00CC5DCB" w:rsidRPr="00E544F1" w:rsidRDefault="00000000">
            <w:pPr>
              <w:rPr>
                <w:rFonts w:ascii="Aptos" w:hAnsi="Aptos" w:cs="Calibri Light"/>
              </w:rPr>
            </w:pPr>
            <w:r w:rsidRPr="00E544F1">
              <w:rPr>
                <w:rFonts w:ascii="Aptos" w:hAnsi="Aptos" w:cs="Calibri Light"/>
                <w:color w:val="000000"/>
                <w:sz w:val="18"/>
                <w:szCs w:val="18"/>
              </w:rPr>
              <w:t>Creates a manageable menu structure.</w:t>
            </w:r>
          </w:p>
        </w:tc>
        <w:tc>
          <w:tcPr>
            <w:tcW w:w="3096" w:type="dxa"/>
            <w:tcMar>
              <w:top w:w="80" w:type="dxa"/>
              <w:left w:w="100" w:type="dxa"/>
              <w:bottom w:w="80" w:type="dxa"/>
              <w:right w:w="100" w:type="dxa"/>
            </w:tcMar>
          </w:tcPr>
          <w:p w14:paraId="00000054" w14:textId="77777777" w:rsidR="00CC5DCB" w:rsidRPr="00E544F1" w:rsidRDefault="00000000">
            <w:pPr>
              <w:rPr>
                <w:rFonts w:ascii="Aptos" w:hAnsi="Aptos" w:cs="Calibri Light"/>
              </w:rPr>
            </w:pPr>
            <w:r w:rsidRPr="00E544F1">
              <w:rPr>
                <w:rFonts w:ascii="Aptos" w:hAnsi="Aptos" w:cs="Calibri Light"/>
                <w:color w:val="000000"/>
                <w:sz w:val="18"/>
                <w:szCs w:val="18"/>
              </w:rPr>
              <w:t>Each category is clearly different from the others.</w:t>
            </w:r>
          </w:p>
        </w:tc>
      </w:tr>
      <w:tr w:rsidR="00CC5DCB" w:rsidRPr="00E544F1" w14:paraId="127A11DE" w14:textId="77777777">
        <w:trPr>
          <w:cantSplit/>
          <w:jc w:val="center"/>
        </w:trPr>
        <w:tc>
          <w:tcPr>
            <w:tcW w:w="3096" w:type="dxa"/>
            <w:shd w:val="clear" w:color="auto" w:fill="D9EAF7"/>
            <w:tcMar>
              <w:top w:w="80" w:type="dxa"/>
              <w:left w:w="100" w:type="dxa"/>
              <w:bottom w:w="80" w:type="dxa"/>
              <w:right w:w="100" w:type="dxa"/>
            </w:tcMar>
          </w:tcPr>
          <w:p w14:paraId="00000055" w14:textId="77777777" w:rsidR="00CC5DCB" w:rsidRPr="00E544F1" w:rsidRDefault="00000000">
            <w:pPr>
              <w:rPr>
                <w:rFonts w:ascii="Aptos" w:hAnsi="Aptos" w:cs="Calibri Light"/>
              </w:rPr>
            </w:pPr>
            <w:r w:rsidRPr="00E544F1">
              <w:rPr>
                <w:rFonts w:ascii="Aptos" w:hAnsi="Aptos" w:cs="Calibri Light"/>
                <w:color w:val="000000"/>
                <w:sz w:val="18"/>
                <w:szCs w:val="18"/>
              </w:rPr>
              <w:t>Three responses, fallback and limitation</w:t>
            </w:r>
          </w:p>
        </w:tc>
        <w:tc>
          <w:tcPr>
            <w:tcW w:w="3528" w:type="dxa"/>
            <w:tcMar>
              <w:top w:w="80" w:type="dxa"/>
              <w:left w:w="100" w:type="dxa"/>
              <w:bottom w:w="80" w:type="dxa"/>
              <w:right w:w="100" w:type="dxa"/>
            </w:tcMar>
          </w:tcPr>
          <w:p w14:paraId="00000056" w14:textId="77777777" w:rsidR="00CC5DCB" w:rsidRPr="00E544F1" w:rsidRDefault="00000000">
            <w:pPr>
              <w:rPr>
                <w:rFonts w:ascii="Aptos" w:hAnsi="Aptos" w:cs="Calibri Light"/>
              </w:rPr>
            </w:pPr>
            <w:r w:rsidRPr="00E544F1">
              <w:rPr>
                <w:rFonts w:ascii="Aptos" w:hAnsi="Aptos" w:cs="Calibri Light"/>
                <w:color w:val="000000"/>
                <w:sz w:val="18"/>
                <w:szCs w:val="18"/>
              </w:rPr>
              <w:t>Provides all content before coding starts.</w:t>
            </w:r>
          </w:p>
        </w:tc>
        <w:tc>
          <w:tcPr>
            <w:tcW w:w="3096" w:type="dxa"/>
            <w:tcMar>
              <w:top w:w="80" w:type="dxa"/>
              <w:left w:w="100" w:type="dxa"/>
              <w:bottom w:w="80" w:type="dxa"/>
              <w:right w:w="100" w:type="dxa"/>
            </w:tcMar>
          </w:tcPr>
          <w:p w14:paraId="00000057" w14:textId="77777777" w:rsidR="00CC5DCB" w:rsidRPr="00E544F1" w:rsidRDefault="00000000">
            <w:pPr>
              <w:rPr>
                <w:rFonts w:ascii="Aptos" w:hAnsi="Aptos" w:cs="Calibri Light"/>
              </w:rPr>
            </w:pPr>
            <w:r w:rsidRPr="00E544F1">
              <w:rPr>
                <w:rFonts w:ascii="Aptos" w:hAnsi="Aptos" w:cs="Calibri Light"/>
                <w:color w:val="000000"/>
                <w:sz w:val="18"/>
                <w:szCs w:val="18"/>
              </w:rPr>
              <w:t>Students do not invent messages while building.</w:t>
            </w:r>
          </w:p>
        </w:tc>
      </w:tr>
      <w:tr w:rsidR="00CC5DCB" w:rsidRPr="00E544F1" w14:paraId="700C2EDD" w14:textId="77777777">
        <w:trPr>
          <w:cantSplit/>
          <w:jc w:val="center"/>
        </w:trPr>
        <w:tc>
          <w:tcPr>
            <w:tcW w:w="3096" w:type="dxa"/>
            <w:shd w:val="clear" w:color="auto" w:fill="D9EAF7"/>
            <w:tcMar>
              <w:top w:w="80" w:type="dxa"/>
              <w:left w:w="100" w:type="dxa"/>
              <w:bottom w:w="80" w:type="dxa"/>
              <w:right w:w="100" w:type="dxa"/>
            </w:tcMar>
          </w:tcPr>
          <w:p w14:paraId="00000058" w14:textId="77777777" w:rsidR="00CC5DCB" w:rsidRPr="00E544F1" w:rsidRDefault="00000000">
            <w:pPr>
              <w:rPr>
                <w:rFonts w:ascii="Aptos" w:hAnsi="Aptos" w:cs="Calibri Light"/>
              </w:rPr>
            </w:pPr>
            <w:r w:rsidRPr="00E544F1">
              <w:rPr>
                <w:rFonts w:ascii="Aptos" w:hAnsi="Aptos" w:cs="Calibri Light"/>
                <w:color w:val="000000"/>
                <w:sz w:val="18"/>
                <w:szCs w:val="18"/>
              </w:rPr>
              <w:t>CORE 1 principle and feature</w:t>
            </w:r>
          </w:p>
        </w:tc>
        <w:tc>
          <w:tcPr>
            <w:tcW w:w="3528" w:type="dxa"/>
            <w:tcMar>
              <w:top w:w="80" w:type="dxa"/>
              <w:left w:w="100" w:type="dxa"/>
              <w:bottom w:w="80" w:type="dxa"/>
              <w:right w:w="100" w:type="dxa"/>
            </w:tcMar>
          </w:tcPr>
          <w:p w14:paraId="00000059" w14:textId="77777777" w:rsidR="00CC5DCB" w:rsidRPr="00E544F1" w:rsidRDefault="00000000">
            <w:pPr>
              <w:rPr>
                <w:rFonts w:ascii="Aptos" w:hAnsi="Aptos" w:cs="Calibri Light"/>
              </w:rPr>
            </w:pPr>
            <w:r w:rsidRPr="00E544F1">
              <w:rPr>
                <w:rFonts w:ascii="Aptos" w:hAnsi="Aptos" w:cs="Calibri Light"/>
                <w:color w:val="000000"/>
                <w:sz w:val="18"/>
                <w:szCs w:val="18"/>
              </w:rPr>
              <w:t>Protects continuity from CORE 1.</w:t>
            </w:r>
          </w:p>
        </w:tc>
        <w:tc>
          <w:tcPr>
            <w:tcW w:w="3096" w:type="dxa"/>
            <w:tcMar>
              <w:top w:w="80" w:type="dxa"/>
              <w:left w:w="100" w:type="dxa"/>
              <w:bottom w:w="80" w:type="dxa"/>
              <w:right w:w="100" w:type="dxa"/>
            </w:tcMar>
          </w:tcPr>
          <w:p w14:paraId="0000005A" w14:textId="77777777" w:rsidR="00CC5DCB" w:rsidRPr="00E544F1" w:rsidRDefault="00000000">
            <w:pPr>
              <w:rPr>
                <w:rFonts w:ascii="Aptos" w:hAnsi="Aptos" w:cs="Calibri Light"/>
              </w:rPr>
            </w:pPr>
            <w:r w:rsidRPr="00E544F1">
              <w:rPr>
                <w:rFonts w:ascii="Aptos" w:hAnsi="Aptos" w:cs="Calibri Light"/>
                <w:color w:val="000000"/>
                <w:sz w:val="18"/>
                <w:szCs w:val="18"/>
              </w:rPr>
              <w:t>The group can point to where users will see the principle.</w:t>
            </w:r>
          </w:p>
        </w:tc>
      </w:tr>
    </w:tbl>
    <w:sdt>
      <w:sdtPr>
        <w:rPr>
          <w:rFonts w:ascii="Aptos" w:hAnsi="Aptos" w:cs="Calibri Light"/>
        </w:rPr>
        <w:tag w:val="goog_rdk_17"/>
        <w:id w:val="1131287388"/>
      </w:sdtPr>
      <w:sdtContent>
        <w:p w14:paraId="0000005B" w14:textId="77777777" w:rsidR="00CC5DCB" w:rsidRPr="00E544F1" w:rsidRDefault="00000000">
          <w:pPr>
            <w:spacing w:after="20"/>
            <w:rPr>
              <w:ins w:id="0" w:author="Yiannis Berdousis" w:date="2026-07-02T22:57:00Z"/>
              <w:rFonts w:ascii="Aptos" w:hAnsi="Aptos" w:cs="Calibri Light"/>
              <w:i/>
              <w:iCs/>
            </w:rPr>
          </w:pPr>
          <w:sdt>
            <w:sdtPr>
              <w:rPr>
                <w:rFonts w:ascii="Aptos" w:hAnsi="Aptos" w:cs="Calibri Light"/>
              </w:rPr>
              <w:tag w:val="goog_rdk_14"/>
              <w:id w:val="1274497978"/>
            </w:sdtPr>
            <w:sdtContent>
              <w:sdt>
                <w:sdtPr>
                  <w:rPr>
                    <w:rFonts w:ascii="Aptos" w:hAnsi="Aptos" w:cs="Calibri Light"/>
                  </w:rPr>
                  <w:tag w:val="goog_rdk_15"/>
                  <w:id w:val="1000468022"/>
                </w:sdtPr>
                <w:sdtContent>
                  <w:r w:rsidRPr="00E544F1">
                    <w:rPr>
                      <w:rFonts w:ascii="Aptos" w:hAnsi="Aptos" w:cs="Calibri Light"/>
                      <w:i/>
                      <w:iCs/>
                    </w:rPr>
                    <w:t xml:space="preserve">Scratch workspace orientation for beginners </w:t>
                  </w:r>
                </w:sdtContent>
              </w:sdt>
              <w:customXmlInsRangeStart w:id="1" w:author="Yiannis Berdousis" w:date="2026-07-02T22:57:00Z"/>
              <w:sdt>
                <w:sdtPr>
                  <w:rPr>
                    <w:rFonts w:ascii="Aptos" w:hAnsi="Aptos" w:cs="Calibri Light"/>
                  </w:rPr>
                  <w:tag w:val="goog_rdk_16"/>
                  <w:id w:val="1053296152"/>
                </w:sdtPr>
                <w:sdtContent>
                  <w:customXmlInsRangeEnd w:id="1"/>
                  <w:customXmlInsRangeStart w:id="2" w:author="Yiannis Berdousis" w:date="2026-07-02T22:57:00Z"/>
                </w:sdtContent>
              </w:sdt>
              <w:customXmlInsRangeEnd w:id="2"/>
            </w:sdtContent>
          </w:sdt>
        </w:p>
      </w:sdtContent>
    </w:sdt>
    <w:sdt>
      <w:sdtPr>
        <w:rPr>
          <w:rFonts w:ascii="Aptos" w:hAnsi="Aptos" w:cs="Calibri Light"/>
        </w:rPr>
        <w:tag w:val="goog_rdk_20"/>
        <w:id w:val="-11084039"/>
      </w:sdtPr>
      <w:sdtContent>
        <w:p w14:paraId="0000005C" w14:textId="77777777" w:rsidR="00CC5DCB" w:rsidRPr="00E544F1" w:rsidRDefault="00000000">
          <w:pPr>
            <w:spacing w:after="20"/>
            <w:rPr>
              <w:ins w:id="3" w:author="Yiannis Berdousis" w:date="2026-07-02T22:57:00Z"/>
              <w:rFonts w:ascii="Aptos" w:hAnsi="Aptos" w:cs="Calibri Light"/>
            </w:rPr>
          </w:pPr>
          <w:sdt>
            <w:sdtPr>
              <w:rPr>
                <w:rFonts w:ascii="Aptos" w:hAnsi="Aptos" w:cs="Calibri Light"/>
              </w:rPr>
              <w:tag w:val="goog_rdk_18"/>
              <w:id w:val="484329292"/>
            </w:sdtPr>
            <w:sdtContent>
              <w:sdt>
                <w:sdtPr>
                  <w:rPr>
                    <w:rFonts w:ascii="Aptos" w:hAnsi="Aptos" w:cs="Calibri Light"/>
                  </w:rPr>
                  <w:tag w:val="goog_rdk_19"/>
                  <w:id w:val="-2003185242"/>
                </w:sdtPr>
                <w:sdtContent>
                  <w:r w:rsidRPr="00E544F1">
                    <w:rPr>
                      <w:rFonts w:ascii="Aptos" w:hAnsi="Aptos" w:cs="Calibri Light"/>
                    </w:rPr>
                    <w:t>Before coding begins, briefly orient students to the main areas of the Scratch workspace and the block categories used in this task.</w:t>
                  </w:r>
                </w:sdtContent>
              </w:sdt>
            </w:sdtContent>
          </w:sdt>
        </w:p>
      </w:sdtContent>
    </w:sdt>
    <w:sdt>
      <w:sdtPr>
        <w:rPr>
          <w:rFonts w:ascii="Aptos" w:hAnsi="Aptos" w:cs="Calibri Light"/>
        </w:rPr>
        <w:tag w:val="goog_rdk_23"/>
        <w:id w:val="2064996775"/>
      </w:sdtPr>
      <w:sdtContent>
        <w:p w14:paraId="0000005D" w14:textId="2759F4C3" w:rsidR="00CC5DCB" w:rsidRPr="00E544F1" w:rsidRDefault="00000000">
          <w:pPr>
            <w:spacing w:after="20"/>
            <w:rPr>
              <w:ins w:id="4" w:author="Yiannis Berdousis" w:date="2026-07-02T22:57:00Z"/>
              <w:rFonts w:ascii="Aptos" w:hAnsi="Aptos" w:cs="Calibri Light"/>
            </w:rPr>
          </w:pPr>
          <w:sdt>
            <w:sdtPr>
              <w:rPr>
                <w:rFonts w:ascii="Aptos" w:hAnsi="Aptos" w:cs="Calibri Light"/>
              </w:rPr>
              <w:tag w:val="goog_rdk_21"/>
              <w:id w:val="655239426"/>
            </w:sdtPr>
            <w:sdtContent>
              <w:r w:rsidRPr="00E544F1">
                <w:rPr>
                  <w:rFonts w:ascii="Aptos" w:hAnsi="Aptos" w:cs="Calibri Light"/>
                  <w:noProof/>
                </w:rPr>
                <w:drawing>
                  <wp:inline distT="114300" distB="114300" distL="114300" distR="114300" wp14:anchorId="3DC34262" wp14:editId="06D67C54">
                    <wp:extent cx="6583680" cy="3708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6583680" cy="3708400"/>
                            </a:xfrm>
                            <a:prstGeom prst="rect">
                              <a:avLst/>
                            </a:prstGeom>
                            <a:ln/>
                          </pic:spPr>
                        </pic:pic>
                      </a:graphicData>
                    </a:graphic>
                  </wp:inline>
                </w:drawing>
              </w:r>
            </w:sdtContent>
          </w:sdt>
        </w:p>
      </w:sdtContent>
    </w:sdt>
    <w:sdt>
      <w:sdtPr>
        <w:rPr>
          <w:rFonts w:ascii="Aptos" w:hAnsi="Aptos" w:cs="Calibri Light"/>
        </w:rPr>
        <w:tag w:val="goog_rdk_26"/>
        <w:id w:val="1532114414"/>
      </w:sdtPr>
      <w:sdtContent>
        <w:p w14:paraId="0000005E" w14:textId="77777777" w:rsidR="00CC5DCB" w:rsidRPr="00E544F1" w:rsidRDefault="00000000" w:rsidP="00CC7FA3">
          <w:pPr>
            <w:spacing w:after="100"/>
            <w:jc w:val="center"/>
            <w:rPr>
              <w:rFonts w:ascii="Aptos" w:hAnsi="Aptos" w:cs="Calibri Light"/>
            </w:rPr>
          </w:pPr>
          <w:sdt>
            <w:sdtPr>
              <w:rPr>
                <w:rFonts w:ascii="Aptos" w:hAnsi="Aptos" w:cs="Calibri Light"/>
              </w:rPr>
              <w:tag w:val="goog_rdk_24"/>
              <w:id w:val="1550127997"/>
            </w:sdtPr>
            <w:sdtContent>
              <w:sdt>
                <w:sdtPr>
                  <w:rPr>
                    <w:rFonts w:ascii="Aptos" w:hAnsi="Aptos" w:cs="Calibri Light"/>
                  </w:rPr>
                  <w:tag w:val="goog_rdk_25"/>
                  <w:id w:val="-35772000"/>
                </w:sdtPr>
                <w:sdtContent>
                  <w:r w:rsidRPr="00E544F1">
                    <w:rPr>
                      <w:rFonts w:ascii="Aptos" w:hAnsi="Aptos" w:cs="Calibri Light"/>
                      <w:b/>
                      <w:bCs/>
                      <w:color w:val="555555"/>
                      <w:sz w:val="17"/>
                      <w:szCs w:val="17"/>
                    </w:rPr>
                    <w:t xml:space="preserve">Figure 1. Scratch workspace orientation and the block categories used in this task. </w:t>
                  </w:r>
                </w:sdtContent>
              </w:sdt>
            </w:sdtContent>
          </w:sdt>
        </w:p>
      </w:sdtContent>
    </w:sdt>
    <w:p w14:paraId="00000060" w14:textId="63B0CA27" w:rsidR="00CC5DCB" w:rsidRPr="00E544F1" w:rsidRDefault="00000000">
      <w:pPr>
        <w:spacing w:after="100"/>
        <w:jc w:val="center"/>
        <w:rPr>
          <w:rFonts w:ascii="Aptos" w:hAnsi="Aptos" w:cs="Calibri Light"/>
        </w:rPr>
      </w:pPr>
      <w:sdt>
        <w:sdtPr>
          <w:rPr>
            <w:rFonts w:ascii="Aptos" w:hAnsi="Aptos" w:cs="Calibri Light"/>
          </w:rPr>
          <w:tag w:val="goog_rdk_28"/>
          <w:id w:val="-1432252"/>
        </w:sdtPr>
        <w:sdtContent>
          <w:sdt>
            <w:sdtPr>
              <w:rPr>
                <w:rFonts w:ascii="Aptos" w:hAnsi="Aptos" w:cs="Calibri Light"/>
              </w:rPr>
              <w:tag w:val="goog_rdk_29"/>
              <w:id w:val="-32644796"/>
            </w:sdtPr>
            <w:sdtContent/>
          </w:sdt>
        </w:sdtContent>
      </w:sdt>
    </w:p>
    <w:tbl>
      <w:tblPr>
        <w:tblStyle w:val="ab"/>
        <w:tblW w:w="10368" w:type="dxa"/>
        <w:jc w:val="center"/>
        <w:tblInd w:w="0" w:type="dxa"/>
        <w:tblLayout w:type="fixed"/>
        <w:tblLook w:val="0400" w:firstRow="0" w:lastRow="0" w:firstColumn="0" w:lastColumn="0" w:noHBand="0" w:noVBand="1"/>
      </w:tblPr>
      <w:tblGrid>
        <w:gridCol w:w="10368"/>
      </w:tblGrid>
      <w:tr w:rsidR="00CC5DCB" w:rsidRPr="00E544F1" w14:paraId="498BAF96" w14:textId="77777777">
        <w:trPr>
          <w:cantSplit/>
          <w:jc w:val="center"/>
        </w:trPr>
        <w:tc>
          <w:tcPr>
            <w:tcW w:w="10368" w:type="dxa"/>
            <w:shd w:val="clear" w:color="auto" w:fill="2F75B5"/>
            <w:tcMar>
              <w:top w:w="70" w:type="dxa"/>
              <w:left w:w="110" w:type="dxa"/>
              <w:bottom w:w="70" w:type="dxa"/>
              <w:right w:w="110" w:type="dxa"/>
            </w:tcMar>
          </w:tcPr>
          <w:p w14:paraId="00000061" w14:textId="77777777" w:rsidR="00CC5DCB" w:rsidRPr="00E544F1" w:rsidRDefault="00000000">
            <w:pPr>
              <w:rPr>
                <w:rFonts w:ascii="Aptos" w:hAnsi="Aptos" w:cs="Calibri Light"/>
              </w:rPr>
            </w:pPr>
            <w:r w:rsidRPr="00E544F1">
              <w:rPr>
                <w:rFonts w:ascii="Aptos" w:hAnsi="Aptos" w:cs="Calibri Light"/>
                <w:b/>
                <w:bCs/>
                <w:color w:val="FFFFFF"/>
                <w:sz w:val="22"/>
                <w:szCs w:val="22"/>
              </w:rPr>
              <w:lastRenderedPageBreak/>
              <w:t>Teacher move</w:t>
            </w:r>
          </w:p>
        </w:tc>
      </w:tr>
      <w:tr w:rsidR="00CC5DCB" w:rsidRPr="00E544F1" w14:paraId="0EDBDBCC" w14:textId="77777777">
        <w:trPr>
          <w:cantSplit/>
          <w:jc w:val="center"/>
        </w:trPr>
        <w:tc>
          <w:tcPr>
            <w:tcW w:w="10368" w:type="dxa"/>
            <w:shd w:val="clear" w:color="auto" w:fill="EEF5FB"/>
            <w:tcMar>
              <w:top w:w="90" w:type="dxa"/>
              <w:left w:w="120" w:type="dxa"/>
              <w:bottom w:w="90" w:type="dxa"/>
              <w:right w:w="120" w:type="dxa"/>
            </w:tcMar>
          </w:tcPr>
          <w:p w14:paraId="00000062" w14:textId="15104BA4" w:rsidR="00CC5DCB" w:rsidRPr="00E544F1" w:rsidRDefault="00000000">
            <w:pPr>
              <w:spacing w:after="40" w:line="240" w:lineRule="auto"/>
              <w:rPr>
                <w:rFonts w:ascii="Aptos" w:hAnsi="Aptos" w:cs="Calibri Light"/>
              </w:rPr>
            </w:pPr>
            <w:sdt>
              <w:sdtPr>
                <w:rPr>
                  <w:rFonts w:ascii="Aptos" w:hAnsi="Aptos" w:cs="Calibri Light"/>
                </w:rPr>
                <w:tag w:val="goog_rdk_37"/>
                <w:id w:val="-401262557"/>
              </w:sdtPr>
              <w:sdtContent>
                <w:sdt>
                  <w:sdtPr>
                    <w:rPr>
                      <w:rFonts w:ascii="Aptos" w:hAnsi="Aptos" w:cs="Calibri Light"/>
                    </w:rPr>
                    <w:tag w:val="goog_rdk_38"/>
                    <w:id w:val="1889874631"/>
                  </w:sdtPr>
                  <w:sdtContent>
                    <w:r w:rsidRPr="00E544F1">
                      <w:rPr>
                        <w:rFonts w:ascii="Aptos" w:hAnsi="Aptos" w:cs="Calibri Light"/>
                      </w:rPr>
                      <w:t>Project Figure 1 and briefly point out the Blocks Palette, Code Area, Stage, Sprite List and Sprite Name field, and Green Flag. Show students the five block categories used in this task: Events, Looks, Sensing, Control, and Operators. Remind them to select the correct sprite and rename it “Chatbot” before coding.</w:t>
                    </w:r>
                  </w:sdtContent>
                </w:sdt>
              </w:sdtContent>
            </w:sdt>
            <w:sdt>
              <w:sdtPr>
                <w:rPr>
                  <w:rFonts w:ascii="Aptos" w:hAnsi="Aptos" w:cs="Calibri Light"/>
                </w:rPr>
                <w:tag w:val="goog_rdk_39"/>
                <w:id w:val="1193459358"/>
              </w:sdtPr>
              <w:sdtContent>
                <w:sdt>
                  <w:sdtPr>
                    <w:rPr>
                      <w:rFonts w:ascii="Aptos" w:hAnsi="Aptos" w:cs="Calibri Light"/>
                    </w:rPr>
                    <w:tag w:val="goog_rdk_40"/>
                    <w:id w:val="-1933876864"/>
                    <w:showingPlcHdr/>
                  </w:sdtPr>
                  <w:sdtContent>
                    <w:r w:rsidR="00CC7FA3" w:rsidRPr="00E544F1">
                      <w:rPr>
                        <w:rFonts w:ascii="Aptos" w:hAnsi="Aptos" w:cs="Calibri Light"/>
                      </w:rPr>
                      <w:t xml:space="preserve">     </w:t>
                    </w:r>
                  </w:sdtContent>
                </w:sdt>
              </w:sdtContent>
            </w:sdt>
            <w:r w:rsidRPr="00E544F1">
              <w:rPr>
                <w:rFonts w:ascii="Aptos" w:hAnsi="Aptos" w:cs="Calibri Light"/>
                <w:color w:val="000000"/>
              </w:rPr>
              <w:t xml:space="preserve"> Tell students that backgrounds, costumes, sounds and animation are optional and should only be added after the logic works.</w:t>
            </w:r>
          </w:p>
        </w:tc>
      </w:tr>
    </w:tbl>
    <w:p w14:paraId="00000065" w14:textId="77777777" w:rsidR="00CC5DCB" w:rsidRPr="00E544F1" w:rsidRDefault="00000000">
      <w:pPr>
        <w:keepNext/>
        <w:spacing w:before="160" w:after="80"/>
        <w:rPr>
          <w:rFonts w:ascii="Aptos" w:hAnsi="Aptos" w:cs="Calibri Light"/>
        </w:rPr>
      </w:pPr>
      <w:r w:rsidRPr="00E544F1">
        <w:rPr>
          <w:rFonts w:ascii="Aptos" w:hAnsi="Aptos" w:cs="Calibri Light"/>
          <w:b/>
          <w:bCs/>
          <w:color w:val="1F4E78"/>
          <w:sz w:val="30"/>
          <w:szCs w:val="30"/>
        </w:rPr>
        <w:t>3. Topic-neutral Scratch build sequence</w:t>
      </w:r>
    </w:p>
    <w:p w14:paraId="00000066" w14:textId="77777777" w:rsidR="00CC5DCB" w:rsidRPr="00E544F1" w:rsidRDefault="00000000">
      <w:pPr>
        <w:spacing w:after="100" w:line="252" w:lineRule="auto"/>
        <w:rPr>
          <w:rFonts w:ascii="Aptos" w:hAnsi="Aptos" w:cs="Calibri Light"/>
        </w:rPr>
      </w:pPr>
      <w:r w:rsidRPr="00E544F1">
        <w:rPr>
          <w:rFonts w:ascii="Aptos" w:hAnsi="Aptos" w:cs="Calibri Light"/>
          <w:color w:val="000000"/>
          <w:sz w:val="21"/>
          <w:szCs w:val="21"/>
        </w:rPr>
        <w:t>The screenshots below show the structure students should reproduce using their own approved chatbot content. Bracketed text is replaced with the group’s own content.</w:t>
      </w:r>
    </w:p>
    <w:p w14:paraId="00000067"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t>Step 1 — Start the chatbot and introduce its purpose</w:t>
      </w:r>
    </w:p>
    <w:p w14:paraId="00000068" w14:textId="77777777" w:rsidR="00CC5DCB" w:rsidRPr="00E544F1" w:rsidRDefault="00000000">
      <w:pPr>
        <w:spacing w:before="40" w:after="40"/>
        <w:jc w:val="center"/>
        <w:rPr>
          <w:rFonts w:ascii="Aptos" w:hAnsi="Aptos" w:cs="Calibri Light"/>
        </w:rPr>
      </w:pPr>
      <w:sdt>
        <w:sdtPr>
          <w:rPr>
            <w:rFonts w:ascii="Aptos" w:hAnsi="Aptos" w:cs="Calibri Light"/>
          </w:rPr>
          <w:tag w:val="goog_rdk_41"/>
          <w:id w:val="-1010070299"/>
        </w:sdtPr>
        <w:sdtContent/>
      </w:sdt>
      <w:sdt>
        <w:sdtPr>
          <w:rPr>
            <w:rFonts w:ascii="Aptos" w:hAnsi="Aptos" w:cs="Calibri Light"/>
          </w:rPr>
          <w:tag w:val="goog_rdk_42"/>
          <w:id w:val="-1958892476"/>
        </w:sdtPr>
        <w:sdtContent/>
      </w:sdt>
      <w:r w:rsidRPr="00E544F1">
        <w:rPr>
          <w:rFonts w:ascii="Aptos" w:hAnsi="Aptos" w:cs="Calibri Light"/>
          <w:noProof/>
        </w:rPr>
        <w:drawing>
          <wp:inline distT="0" distB="0" distL="0" distR="0" wp14:anchorId="6D6C4402" wp14:editId="6D79E1FB">
            <wp:extent cx="4389120" cy="2477942"/>
            <wp:effectExtent l="0" t="0" r="0" b="0"/>
            <wp:docPr id="4" name="image8.png" descr="Scratch blocks showing when green flag clicked and two say blocks for chatbot name and topic."/>
            <wp:cNvGraphicFramePr/>
            <a:graphic xmlns:a="http://schemas.openxmlformats.org/drawingml/2006/main">
              <a:graphicData uri="http://schemas.openxmlformats.org/drawingml/2006/picture">
                <pic:pic xmlns:pic="http://schemas.openxmlformats.org/drawingml/2006/picture">
                  <pic:nvPicPr>
                    <pic:cNvPr id="0" name="image8.png" descr="Scratch blocks showing when green flag clicked and two say blocks for chatbot name and topic."/>
                    <pic:cNvPicPr preferRelativeResize="0"/>
                  </pic:nvPicPr>
                  <pic:blipFill>
                    <a:blip r:embed="rId9"/>
                    <a:srcRect/>
                    <a:stretch>
                      <a:fillRect/>
                    </a:stretch>
                  </pic:blipFill>
                  <pic:spPr>
                    <a:xfrm>
                      <a:off x="0" y="0"/>
                      <a:ext cx="4389120" cy="2477942"/>
                    </a:xfrm>
                    <a:prstGeom prst="rect">
                      <a:avLst/>
                    </a:prstGeom>
                    <a:ln/>
                  </pic:spPr>
                </pic:pic>
              </a:graphicData>
            </a:graphic>
          </wp:inline>
        </w:drawing>
      </w:r>
    </w:p>
    <w:p w14:paraId="00000069" w14:textId="77777777" w:rsidR="00CC5DCB" w:rsidRPr="00E544F1" w:rsidRDefault="00000000">
      <w:pPr>
        <w:spacing w:after="100"/>
        <w:jc w:val="center"/>
        <w:rPr>
          <w:rFonts w:ascii="Aptos" w:hAnsi="Aptos" w:cs="Calibri Light"/>
        </w:rPr>
      </w:pPr>
      <w:r w:rsidRPr="00E544F1">
        <w:rPr>
          <w:rFonts w:ascii="Aptos" w:hAnsi="Aptos" w:cs="Calibri Light"/>
          <w:b/>
          <w:bCs/>
          <w:color w:val="555555"/>
          <w:sz w:val="17"/>
          <w:szCs w:val="17"/>
        </w:rPr>
        <w:t>Figure 2. Start block, chatbot name and purpose message.</w:t>
      </w:r>
    </w:p>
    <w:tbl>
      <w:tblPr>
        <w:tblStyle w:val="ac"/>
        <w:tblW w:w="97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6"/>
        <w:gridCol w:w="3528"/>
        <w:gridCol w:w="3096"/>
      </w:tblGrid>
      <w:tr w:rsidR="00CC5DCB" w:rsidRPr="00E544F1" w14:paraId="1859E909" w14:textId="77777777">
        <w:trPr>
          <w:cantSplit/>
          <w:tblHeader/>
          <w:jc w:val="center"/>
        </w:trPr>
        <w:tc>
          <w:tcPr>
            <w:tcW w:w="3096" w:type="dxa"/>
            <w:shd w:val="clear" w:color="auto" w:fill="2F75B5"/>
            <w:tcMar>
              <w:top w:w="80" w:type="dxa"/>
              <w:left w:w="100" w:type="dxa"/>
              <w:bottom w:w="80" w:type="dxa"/>
              <w:right w:w="100" w:type="dxa"/>
            </w:tcMar>
          </w:tcPr>
          <w:p w14:paraId="0000006A"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What to add</w:t>
            </w:r>
          </w:p>
        </w:tc>
        <w:tc>
          <w:tcPr>
            <w:tcW w:w="3528" w:type="dxa"/>
            <w:shd w:val="clear" w:color="auto" w:fill="2F75B5"/>
            <w:tcMar>
              <w:top w:w="80" w:type="dxa"/>
              <w:left w:w="100" w:type="dxa"/>
              <w:bottom w:w="80" w:type="dxa"/>
              <w:right w:w="100" w:type="dxa"/>
            </w:tcMar>
          </w:tcPr>
          <w:p w14:paraId="0000006B"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Why it matters</w:t>
            </w:r>
          </w:p>
        </w:tc>
        <w:tc>
          <w:tcPr>
            <w:tcW w:w="3096" w:type="dxa"/>
            <w:shd w:val="clear" w:color="auto" w:fill="2F75B5"/>
            <w:tcMar>
              <w:top w:w="80" w:type="dxa"/>
              <w:left w:w="100" w:type="dxa"/>
              <w:bottom w:w="80" w:type="dxa"/>
              <w:right w:w="100" w:type="dxa"/>
            </w:tcMar>
          </w:tcPr>
          <w:p w14:paraId="0000006C"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Checkpoint</w:t>
            </w:r>
          </w:p>
        </w:tc>
      </w:tr>
      <w:tr w:rsidR="00CC5DCB" w:rsidRPr="00E544F1" w14:paraId="4C4DCF44" w14:textId="77777777">
        <w:trPr>
          <w:cantSplit/>
          <w:jc w:val="center"/>
        </w:trPr>
        <w:tc>
          <w:tcPr>
            <w:tcW w:w="3096" w:type="dxa"/>
            <w:shd w:val="clear" w:color="auto" w:fill="D9EAF7"/>
            <w:tcMar>
              <w:top w:w="80" w:type="dxa"/>
              <w:left w:w="100" w:type="dxa"/>
              <w:bottom w:w="80" w:type="dxa"/>
              <w:right w:w="100" w:type="dxa"/>
            </w:tcMar>
          </w:tcPr>
          <w:p w14:paraId="0000006D" w14:textId="77777777" w:rsidR="00CC5DCB" w:rsidRPr="00E544F1" w:rsidRDefault="00000000">
            <w:pPr>
              <w:rPr>
                <w:rFonts w:ascii="Aptos" w:hAnsi="Aptos" w:cs="Calibri Light"/>
              </w:rPr>
            </w:pPr>
            <w:r w:rsidRPr="00E544F1">
              <w:rPr>
                <w:rFonts w:ascii="Aptos" w:hAnsi="Aptos" w:cs="Calibri Light"/>
                <w:color w:val="000000"/>
                <w:sz w:val="18"/>
                <w:szCs w:val="18"/>
              </w:rPr>
              <w:t>Add “when green flag clicked”. Add two “say … for 2 seconds” blocks.</w:t>
            </w:r>
          </w:p>
        </w:tc>
        <w:tc>
          <w:tcPr>
            <w:tcW w:w="3528" w:type="dxa"/>
            <w:tcMar>
              <w:top w:w="80" w:type="dxa"/>
              <w:left w:w="100" w:type="dxa"/>
              <w:bottom w:w="80" w:type="dxa"/>
              <w:right w:w="100" w:type="dxa"/>
            </w:tcMar>
          </w:tcPr>
          <w:p w14:paraId="0000006E" w14:textId="77777777" w:rsidR="00CC5DCB" w:rsidRPr="00E544F1" w:rsidRDefault="00000000">
            <w:pPr>
              <w:rPr>
                <w:rFonts w:ascii="Aptos" w:hAnsi="Aptos" w:cs="Calibri Light"/>
              </w:rPr>
            </w:pPr>
            <w:r w:rsidRPr="00E544F1">
              <w:rPr>
                <w:rFonts w:ascii="Aptos" w:hAnsi="Aptos" w:cs="Calibri Light"/>
                <w:color w:val="000000"/>
                <w:sz w:val="18"/>
                <w:szCs w:val="18"/>
              </w:rPr>
              <w:t>The chatbot starts consistently and tells the user what it can help with.</w:t>
            </w:r>
          </w:p>
        </w:tc>
        <w:tc>
          <w:tcPr>
            <w:tcW w:w="3096" w:type="dxa"/>
            <w:tcMar>
              <w:top w:w="80" w:type="dxa"/>
              <w:left w:w="100" w:type="dxa"/>
              <w:bottom w:w="80" w:type="dxa"/>
              <w:right w:w="100" w:type="dxa"/>
            </w:tcMar>
          </w:tcPr>
          <w:p w14:paraId="0000006F" w14:textId="77777777" w:rsidR="00CC5DCB" w:rsidRPr="00E544F1" w:rsidRDefault="00000000">
            <w:pPr>
              <w:rPr>
                <w:rFonts w:ascii="Aptos" w:hAnsi="Aptos" w:cs="Calibri Light"/>
              </w:rPr>
            </w:pPr>
            <w:r w:rsidRPr="00E544F1">
              <w:rPr>
                <w:rFonts w:ascii="Aptos" w:hAnsi="Aptos" w:cs="Calibri Light"/>
                <w:color w:val="000000"/>
                <w:sz w:val="18"/>
                <w:szCs w:val="18"/>
              </w:rPr>
              <w:t>Click the green flag. The user sees the chatbot name and purpose in the correct order.</w:t>
            </w:r>
          </w:p>
        </w:tc>
      </w:tr>
    </w:tbl>
    <w:p w14:paraId="00000070" w14:textId="77777777" w:rsidR="00CC5DCB" w:rsidRPr="00E544F1" w:rsidRDefault="00CC5DCB">
      <w:pPr>
        <w:spacing w:after="20"/>
        <w:rPr>
          <w:rFonts w:ascii="Aptos" w:hAnsi="Aptos" w:cs="Calibri Light"/>
        </w:rPr>
      </w:pPr>
    </w:p>
    <w:p w14:paraId="00000071"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lastRenderedPageBreak/>
        <w:t>Step 2 — Ask the user to choose a category</w:t>
      </w:r>
    </w:p>
    <w:p w14:paraId="00000072" w14:textId="77777777" w:rsidR="00CC5DCB" w:rsidRPr="00E544F1" w:rsidRDefault="00000000">
      <w:pPr>
        <w:spacing w:before="40" w:after="40"/>
        <w:jc w:val="center"/>
        <w:rPr>
          <w:rFonts w:ascii="Aptos" w:hAnsi="Aptos" w:cs="Calibri Light"/>
        </w:rPr>
      </w:pPr>
      <w:r w:rsidRPr="00E544F1">
        <w:rPr>
          <w:rFonts w:ascii="Aptos" w:hAnsi="Aptos" w:cs="Calibri Light"/>
          <w:noProof/>
        </w:rPr>
        <w:drawing>
          <wp:inline distT="0" distB="0" distL="0" distR="0" wp14:anchorId="77DF51B1" wp14:editId="4D4DE8B7">
            <wp:extent cx="4572000" cy="2720212"/>
            <wp:effectExtent l="0" t="0" r="0" b="0"/>
            <wp:docPr id="3" name="image1.png" descr="Scratch script with an ask and wait block offering three numbered response categories."/>
            <wp:cNvGraphicFramePr/>
            <a:graphic xmlns:a="http://schemas.openxmlformats.org/drawingml/2006/main">
              <a:graphicData uri="http://schemas.openxmlformats.org/drawingml/2006/picture">
                <pic:pic xmlns:pic="http://schemas.openxmlformats.org/drawingml/2006/picture">
                  <pic:nvPicPr>
                    <pic:cNvPr id="0" name="image1.png" descr="Scratch script with an ask and wait block offering three numbered response categories."/>
                    <pic:cNvPicPr preferRelativeResize="0"/>
                  </pic:nvPicPr>
                  <pic:blipFill>
                    <a:blip r:embed="rId10"/>
                    <a:srcRect/>
                    <a:stretch>
                      <a:fillRect/>
                    </a:stretch>
                  </pic:blipFill>
                  <pic:spPr>
                    <a:xfrm>
                      <a:off x="0" y="0"/>
                      <a:ext cx="4572000" cy="2720212"/>
                    </a:xfrm>
                    <a:prstGeom prst="rect">
                      <a:avLst/>
                    </a:prstGeom>
                    <a:ln/>
                  </pic:spPr>
                </pic:pic>
              </a:graphicData>
            </a:graphic>
          </wp:inline>
        </w:drawing>
      </w:r>
    </w:p>
    <w:p w14:paraId="00000073" w14:textId="77777777" w:rsidR="00CC5DCB" w:rsidRPr="00E544F1" w:rsidRDefault="00000000">
      <w:pPr>
        <w:spacing w:after="100"/>
        <w:jc w:val="center"/>
        <w:rPr>
          <w:rFonts w:ascii="Aptos" w:hAnsi="Aptos" w:cs="Calibri Light"/>
        </w:rPr>
      </w:pPr>
      <w:r w:rsidRPr="00E544F1">
        <w:rPr>
          <w:rFonts w:ascii="Aptos" w:hAnsi="Aptos" w:cs="Calibri Light"/>
          <w:b/>
          <w:bCs/>
          <w:color w:val="555555"/>
          <w:sz w:val="17"/>
          <w:szCs w:val="17"/>
        </w:rPr>
        <w:t>Figure 3. Menu question using ask and wait.</w:t>
      </w:r>
    </w:p>
    <w:tbl>
      <w:tblPr>
        <w:tblStyle w:val="ad"/>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3"/>
        <w:gridCol w:w="3525"/>
        <w:gridCol w:w="3740"/>
      </w:tblGrid>
      <w:tr w:rsidR="00CC5DCB" w:rsidRPr="00E544F1" w14:paraId="60154B1A" w14:textId="77777777">
        <w:trPr>
          <w:cantSplit/>
          <w:tblHeader/>
          <w:jc w:val="center"/>
        </w:trPr>
        <w:tc>
          <w:tcPr>
            <w:tcW w:w="3093" w:type="dxa"/>
            <w:shd w:val="clear" w:color="auto" w:fill="2F75B5"/>
            <w:tcMar>
              <w:top w:w="80" w:type="dxa"/>
              <w:left w:w="100" w:type="dxa"/>
              <w:bottom w:w="80" w:type="dxa"/>
              <w:right w:w="100" w:type="dxa"/>
            </w:tcMar>
          </w:tcPr>
          <w:p w14:paraId="00000074"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What to add</w:t>
            </w:r>
          </w:p>
        </w:tc>
        <w:tc>
          <w:tcPr>
            <w:tcW w:w="3525" w:type="dxa"/>
            <w:shd w:val="clear" w:color="auto" w:fill="2F75B5"/>
            <w:tcMar>
              <w:top w:w="80" w:type="dxa"/>
              <w:left w:w="100" w:type="dxa"/>
              <w:bottom w:w="80" w:type="dxa"/>
              <w:right w:w="100" w:type="dxa"/>
            </w:tcMar>
          </w:tcPr>
          <w:p w14:paraId="00000075"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Why it matters</w:t>
            </w:r>
          </w:p>
        </w:tc>
        <w:tc>
          <w:tcPr>
            <w:tcW w:w="3740" w:type="dxa"/>
            <w:shd w:val="clear" w:color="auto" w:fill="2F75B5"/>
            <w:tcMar>
              <w:top w:w="80" w:type="dxa"/>
              <w:left w:w="100" w:type="dxa"/>
              <w:bottom w:w="80" w:type="dxa"/>
              <w:right w:w="100" w:type="dxa"/>
            </w:tcMar>
          </w:tcPr>
          <w:p w14:paraId="00000076"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Checkpoint</w:t>
            </w:r>
          </w:p>
        </w:tc>
      </w:tr>
      <w:tr w:rsidR="00CC5DCB" w:rsidRPr="00E544F1" w14:paraId="2BEF17C3" w14:textId="77777777">
        <w:trPr>
          <w:cantSplit/>
          <w:jc w:val="center"/>
        </w:trPr>
        <w:tc>
          <w:tcPr>
            <w:tcW w:w="3093" w:type="dxa"/>
            <w:shd w:val="clear" w:color="auto" w:fill="D9EAF7"/>
            <w:tcMar>
              <w:top w:w="80" w:type="dxa"/>
              <w:left w:w="100" w:type="dxa"/>
              <w:bottom w:w="80" w:type="dxa"/>
              <w:right w:w="100" w:type="dxa"/>
            </w:tcMar>
          </w:tcPr>
          <w:p w14:paraId="00000077" w14:textId="77777777" w:rsidR="00CC5DCB" w:rsidRPr="00E544F1" w:rsidRDefault="00000000">
            <w:pPr>
              <w:rPr>
                <w:rFonts w:ascii="Aptos" w:hAnsi="Aptos" w:cs="Calibri Light"/>
              </w:rPr>
            </w:pPr>
            <w:r w:rsidRPr="00E544F1">
              <w:rPr>
                <w:rFonts w:ascii="Aptos" w:hAnsi="Aptos" w:cs="Calibri Light"/>
                <w:color w:val="000000"/>
                <w:sz w:val="18"/>
                <w:szCs w:val="18"/>
              </w:rPr>
              <w:t>Add “ask … and wait”. Use the pattern: Type 1 for [category 1], 2 for [category 2], or 3 for [category 3].</w:t>
            </w:r>
          </w:p>
        </w:tc>
        <w:tc>
          <w:tcPr>
            <w:tcW w:w="3525" w:type="dxa"/>
            <w:tcMar>
              <w:top w:w="80" w:type="dxa"/>
              <w:left w:w="100" w:type="dxa"/>
              <w:bottom w:w="80" w:type="dxa"/>
              <w:right w:w="100" w:type="dxa"/>
            </w:tcMar>
          </w:tcPr>
          <w:p w14:paraId="00000078" w14:textId="77777777" w:rsidR="00CC5DCB" w:rsidRPr="00E544F1" w:rsidRDefault="00000000">
            <w:pPr>
              <w:rPr>
                <w:rFonts w:ascii="Aptos" w:hAnsi="Aptos" w:cs="Calibri Light"/>
              </w:rPr>
            </w:pPr>
            <w:r w:rsidRPr="00E544F1">
              <w:rPr>
                <w:rFonts w:ascii="Aptos" w:hAnsi="Aptos" w:cs="Calibri Light"/>
                <w:color w:val="000000"/>
                <w:sz w:val="18"/>
                <w:szCs w:val="18"/>
              </w:rPr>
              <w:t>The menu keeps the prototype small, predictable and testable.</w:t>
            </w:r>
          </w:p>
        </w:tc>
        <w:tc>
          <w:tcPr>
            <w:tcW w:w="3740" w:type="dxa"/>
            <w:tcMar>
              <w:top w:w="80" w:type="dxa"/>
              <w:left w:w="100" w:type="dxa"/>
              <w:bottom w:w="80" w:type="dxa"/>
              <w:right w:w="100" w:type="dxa"/>
            </w:tcMar>
          </w:tcPr>
          <w:p w14:paraId="00000079" w14:textId="77777777" w:rsidR="00CC5DCB" w:rsidRPr="00E544F1" w:rsidRDefault="00000000">
            <w:pPr>
              <w:rPr>
                <w:rFonts w:ascii="Aptos" w:hAnsi="Aptos" w:cs="Calibri Light"/>
              </w:rPr>
            </w:pPr>
            <w:r w:rsidRPr="00E544F1">
              <w:rPr>
                <w:rFonts w:ascii="Aptos" w:hAnsi="Aptos" w:cs="Calibri Light"/>
                <w:color w:val="000000"/>
                <w:sz w:val="18"/>
                <w:szCs w:val="18"/>
              </w:rPr>
              <w:t>The input box appears and all three categories are visible or clearly stated.</w:t>
            </w:r>
          </w:p>
        </w:tc>
      </w:tr>
      <w:tr w:rsidR="00CC5DCB" w:rsidRPr="00E544F1" w14:paraId="0E6F5C39" w14:textId="77777777">
        <w:trPr>
          <w:cantSplit/>
          <w:jc w:val="center"/>
        </w:trPr>
        <w:tc>
          <w:tcPr>
            <w:tcW w:w="10358" w:type="dxa"/>
            <w:gridSpan w:val="3"/>
            <w:shd w:val="clear" w:color="auto" w:fill="FCE4D6"/>
            <w:vAlign w:val="center"/>
          </w:tcPr>
          <w:p w14:paraId="0000007A" w14:textId="77777777" w:rsidR="00CC5DCB" w:rsidRPr="00E544F1" w:rsidRDefault="00000000">
            <w:pPr>
              <w:rPr>
                <w:rFonts w:ascii="Aptos" w:hAnsi="Aptos" w:cs="Calibri Light"/>
              </w:rPr>
            </w:pPr>
            <w:r w:rsidRPr="00E544F1">
              <w:rPr>
                <w:rFonts w:ascii="Aptos" w:hAnsi="Aptos" w:cs="Calibri Light"/>
              </w:rPr>
              <w:t>Caution: use the = equality operator to compare answer with 1, 2 or 3. Do not replace it with contains; number inputs may produce unintended matches.</w:t>
            </w:r>
          </w:p>
        </w:tc>
      </w:tr>
    </w:tbl>
    <w:p w14:paraId="0000007D" w14:textId="77777777" w:rsidR="00CC5DCB" w:rsidRPr="00E544F1" w:rsidRDefault="00CC5DCB">
      <w:pPr>
        <w:spacing w:after="20"/>
        <w:rPr>
          <w:rFonts w:ascii="Aptos" w:hAnsi="Aptos" w:cs="Calibri Light"/>
        </w:rPr>
      </w:pPr>
    </w:p>
    <w:p w14:paraId="0000007E"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lastRenderedPageBreak/>
        <w:t>Step 3 — Connect each choice to a response</w:t>
      </w:r>
    </w:p>
    <w:p w14:paraId="0000007F" w14:textId="77777777" w:rsidR="00CC5DCB" w:rsidRPr="00E544F1" w:rsidRDefault="00000000">
      <w:pPr>
        <w:spacing w:before="40" w:after="40"/>
        <w:jc w:val="center"/>
        <w:rPr>
          <w:rFonts w:ascii="Aptos" w:hAnsi="Aptos" w:cs="Calibri Light"/>
        </w:rPr>
      </w:pPr>
      <w:r w:rsidRPr="00E544F1">
        <w:rPr>
          <w:rFonts w:ascii="Aptos" w:hAnsi="Aptos" w:cs="Calibri Light"/>
          <w:noProof/>
        </w:rPr>
        <w:drawing>
          <wp:inline distT="0" distB="0" distL="0" distR="0" wp14:anchorId="40E5803C" wp14:editId="3F7549C6">
            <wp:extent cx="3886200" cy="4745192"/>
            <wp:effectExtent l="0" t="0" r="0" b="0"/>
            <wp:docPr id="6" name="image9.png" descr="Scratch code showing answer equals 1, 2 or 3 and a separate response for each choice."/>
            <wp:cNvGraphicFramePr/>
            <a:graphic xmlns:a="http://schemas.openxmlformats.org/drawingml/2006/main">
              <a:graphicData uri="http://schemas.openxmlformats.org/drawingml/2006/picture">
                <pic:pic xmlns:pic="http://schemas.openxmlformats.org/drawingml/2006/picture">
                  <pic:nvPicPr>
                    <pic:cNvPr id="0" name="image9.png" descr="Scratch code showing answer equals 1, 2 or 3 and a separate response for each choice."/>
                    <pic:cNvPicPr preferRelativeResize="0"/>
                  </pic:nvPicPr>
                  <pic:blipFill>
                    <a:blip r:embed="rId11"/>
                    <a:srcRect/>
                    <a:stretch>
                      <a:fillRect/>
                    </a:stretch>
                  </pic:blipFill>
                  <pic:spPr>
                    <a:xfrm>
                      <a:off x="0" y="0"/>
                      <a:ext cx="3886200" cy="4745192"/>
                    </a:xfrm>
                    <a:prstGeom prst="rect">
                      <a:avLst/>
                    </a:prstGeom>
                    <a:ln/>
                  </pic:spPr>
                </pic:pic>
              </a:graphicData>
            </a:graphic>
          </wp:inline>
        </w:drawing>
      </w:r>
    </w:p>
    <w:p w14:paraId="00000080" w14:textId="77777777" w:rsidR="00CC5DCB" w:rsidRPr="00E544F1" w:rsidRDefault="00000000">
      <w:pPr>
        <w:spacing w:after="100"/>
        <w:jc w:val="center"/>
        <w:rPr>
          <w:rFonts w:ascii="Aptos" w:hAnsi="Aptos" w:cs="Calibri Light"/>
        </w:rPr>
      </w:pPr>
      <w:r w:rsidRPr="00E544F1">
        <w:rPr>
          <w:rFonts w:ascii="Aptos" w:hAnsi="Aptos" w:cs="Calibri Light"/>
          <w:b/>
          <w:bCs/>
          <w:color w:val="555555"/>
          <w:sz w:val="17"/>
          <w:szCs w:val="17"/>
        </w:rPr>
        <w:t>Figure 4. Three nested if / else branches.</w:t>
      </w:r>
    </w:p>
    <w:tbl>
      <w:tblPr>
        <w:tblStyle w:val="ae"/>
        <w:tblW w:w="97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6"/>
        <w:gridCol w:w="3528"/>
        <w:gridCol w:w="3096"/>
      </w:tblGrid>
      <w:tr w:rsidR="00CC5DCB" w:rsidRPr="00E544F1" w14:paraId="6131BC04" w14:textId="77777777">
        <w:trPr>
          <w:cantSplit/>
          <w:tblHeader/>
          <w:jc w:val="center"/>
        </w:trPr>
        <w:tc>
          <w:tcPr>
            <w:tcW w:w="3096" w:type="dxa"/>
            <w:shd w:val="clear" w:color="auto" w:fill="2F75B5"/>
            <w:tcMar>
              <w:top w:w="80" w:type="dxa"/>
              <w:left w:w="100" w:type="dxa"/>
              <w:bottom w:w="80" w:type="dxa"/>
              <w:right w:w="100" w:type="dxa"/>
            </w:tcMar>
          </w:tcPr>
          <w:p w14:paraId="00000081"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What to add</w:t>
            </w:r>
          </w:p>
        </w:tc>
        <w:tc>
          <w:tcPr>
            <w:tcW w:w="3528" w:type="dxa"/>
            <w:shd w:val="clear" w:color="auto" w:fill="2F75B5"/>
            <w:tcMar>
              <w:top w:w="80" w:type="dxa"/>
              <w:left w:w="100" w:type="dxa"/>
              <w:bottom w:w="80" w:type="dxa"/>
              <w:right w:w="100" w:type="dxa"/>
            </w:tcMar>
          </w:tcPr>
          <w:p w14:paraId="00000082"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Why it matters</w:t>
            </w:r>
          </w:p>
        </w:tc>
        <w:tc>
          <w:tcPr>
            <w:tcW w:w="3096" w:type="dxa"/>
            <w:shd w:val="clear" w:color="auto" w:fill="2F75B5"/>
            <w:tcMar>
              <w:top w:w="80" w:type="dxa"/>
              <w:left w:w="100" w:type="dxa"/>
              <w:bottom w:w="80" w:type="dxa"/>
              <w:right w:w="100" w:type="dxa"/>
            </w:tcMar>
          </w:tcPr>
          <w:p w14:paraId="00000083"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Checkpoint</w:t>
            </w:r>
          </w:p>
        </w:tc>
      </w:tr>
      <w:tr w:rsidR="00CC5DCB" w:rsidRPr="00E544F1" w14:paraId="4C06BFF7" w14:textId="77777777">
        <w:trPr>
          <w:cantSplit/>
          <w:jc w:val="center"/>
        </w:trPr>
        <w:tc>
          <w:tcPr>
            <w:tcW w:w="3096" w:type="dxa"/>
            <w:shd w:val="clear" w:color="auto" w:fill="D9EAF7"/>
            <w:tcMar>
              <w:top w:w="80" w:type="dxa"/>
              <w:left w:w="100" w:type="dxa"/>
              <w:bottom w:w="80" w:type="dxa"/>
              <w:right w:w="100" w:type="dxa"/>
            </w:tcMar>
          </w:tcPr>
          <w:p w14:paraId="00000084" w14:textId="77777777" w:rsidR="00CC5DCB" w:rsidRPr="00E544F1" w:rsidRDefault="00000000">
            <w:pPr>
              <w:rPr>
                <w:rFonts w:ascii="Aptos" w:hAnsi="Aptos" w:cs="Calibri Light"/>
              </w:rPr>
            </w:pPr>
            <w:r w:rsidRPr="00E544F1">
              <w:rPr>
                <w:rFonts w:ascii="Aptos" w:hAnsi="Aptos" w:cs="Calibri Light"/>
                <w:color w:val="000000"/>
                <w:sz w:val="18"/>
                <w:szCs w:val="18"/>
              </w:rPr>
              <w:t>Use three nested “if / else” blocks. Compare answer with 1, 2 and 3.</w:t>
            </w:r>
          </w:p>
        </w:tc>
        <w:tc>
          <w:tcPr>
            <w:tcW w:w="3528" w:type="dxa"/>
            <w:tcMar>
              <w:top w:w="80" w:type="dxa"/>
              <w:left w:w="100" w:type="dxa"/>
              <w:bottom w:w="80" w:type="dxa"/>
              <w:right w:w="100" w:type="dxa"/>
            </w:tcMar>
          </w:tcPr>
          <w:p w14:paraId="00000085" w14:textId="77777777" w:rsidR="00CC5DCB" w:rsidRPr="00E544F1" w:rsidRDefault="00000000">
            <w:pPr>
              <w:rPr>
                <w:rFonts w:ascii="Aptos" w:hAnsi="Aptos" w:cs="Calibri Light"/>
              </w:rPr>
            </w:pPr>
            <w:r w:rsidRPr="00E544F1">
              <w:rPr>
                <w:rFonts w:ascii="Aptos" w:hAnsi="Aptos" w:cs="Calibri Light"/>
                <w:color w:val="000000"/>
                <w:sz w:val="18"/>
                <w:szCs w:val="18"/>
              </w:rPr>
              <w:t>Each user choice activates one planned response category.</w:t>
            </w:r>
          </w:p>
        </w:tc>
        <w:tc>
          <w:tcPr>
            <w:tcW w:w="3096" w:type="dxa"/>
            <w:tcMar>
              <w:top w:w="80" w:type="dxa"/>
              <w:left w:w="100" w:type="dxa"/>
              <w:bottom w:w="80" w:type="dxa"/>
              <w:right w:w="100" w:type="dxa"/>
            </w:tcMar>
          </w:tcPr>
          <w:p w14:paraId="00000086" w14:textId="77777777" w:rsidR="00CC5DCB" w:rsidRPr="00E544F1" w:rsidRDefault="00000000">
            <w:pPr>
              <w:rPr>
                <w:rFonts w:ascii="Aptos" w:hAnsi="Aptos" w:cs="Calibri Light"/>
              </w:rPr>
            </w:pPr>
            <w:r w:rsidRPr="00E544F1">
              <w:rPr>
                <w:rFonts w:ascii="Aptos" w:hAnsi="Aptos" w:cs="Calibri Light"/>
                <w:color w:val="000000"/>
                <w:sz w:val="18"/>
                <w:szCs w:val="18"/>
              </w:rPr>
              <w:t>Entering 1, 2 or 3 produces the correct response and no other response.</w:t>
            </w:r>
          </w:p>
        </w:tc>
      </w:tr>
    </w:tbl>
    <w:p w14:paraId="00000087" w14:textId="77777777" w:rsidR="00CC5DCB" w:rsidRPr="00E544F1" w:rsidRDefault="00CC5DCB">
      <w:pPr>
        <w:spacing w:after="20"/>
        <w:rPr>
          <w:rFonts w:ascii="Aptos" w:hAnsi="Aptos" w:cs="Calibri Light"/>
        </w:rPr>
      </w:pPr>
    </w:p>
    <w:tbl>
      <w:tblPr>
        <w:tblStyle w:val="af"/>
        <w:tblW w:w="10368" w:type="dxa"/>
        <w:jc w:val="center"/>
        <w:tblInd w:w="0" w:type="dxa"/>
        <w:tblLayout w:type="fixed"/>
        <w:tblLook w:val="0400" w:firstRow="0" w:lastRow="0" w:firstColumn="0" w:lastColumn="0" w:noHBand="0" w:noVBand="1"/>
      </w:tblPr>
      <w:tblGrid>
        <w:gridCol w:w="10368"/>
      </w:tblGrid>
      <w:tr w:rsidR="00CC5DCB" w:rsidRPr="00E544F1" w14:paraId="39FF50C1" w14:textId="77777777">
        <w:trPr>
          <w:cantSplit/>
          <w:jc w:val="center"/>
        </w:trPr>
        <w:tc>
          <w:tcPr>
            <w:tcW w:w="10368" w:type="dxa"/>
            <w:shd w:val="clear" w:color="auto" w:fill="C65911"/>
            <w:tcMar>
              <w:top w:w="70" w:type="dxa"/>
              <w:left w:w="110" w:type="dxa"/>
              <w:bottom w:w="70" w:type="dxa"/>
              <w:right w:w="110" w:type="dxa"/>
            </w:tcMar>
          </w:tcPr>
          <w:p w14:paraId="00000088" w14:textId="77777777" w:rsidR="00CC5DCB" w:rsidRPr="00E544F1" w:rsidRDefault="00000000">
            <w:pPr>
              <w:rPr>
                <w:rFonts w:ascii="Aptos" w:hAnsi="Aptos" w:cs="Calibri Light"/>
              </w:rPr>
            </w:pPr>
            <w:r w:rsidRPr="00E544F1">
              <w:rPr>
                <w:rFonts w:ascii="Aptos" w:hAnsi="Aptos" w:cs="Calibri Light"/>
                <w:b/>
                <w:bCs/>
                <w:color w:val="FFFFFF"/>
                <w:sz w:val="22"/>
                <w:szCs w:val="22"/>
              </w:rPr>
              <w:t>Build checkpoint before continuing</w:t>
            </w:r>
          </w:p>
        </w:tc>
      </w:tr>
      <w:tr w:rsidR="00CC5DCB" w:rsidRPr="00E544F1" w14:paraId="12C9D6C8" w14:textId="77777777">
        <w:trPr>
          <w:cantSplit/>
          <w:jc w:val="center"/>
        </w:trPr>
        <w:tc>
          <w:tcPr>
            <w:tcW w:w="10368" w:type="dxa"/>
            <w:shd w:val="clear" w:color="auto" w:fill="FCE4D6"/>
            <w:tcMar>
              <w:top w:w="90" w:type="dxa"/>
              <w:left w:w="120" w:type="dxa"/>
              <w:bottom w:w="90" w:type="dxa"/>
              <w:right w:w="120" w:type="dxa"/>
            </w:tcMar>
          </w:tcPr>
          <w:p w14:paraId="00000089"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Do not add decoration or extra categories yet. First test all three planned choices. Fix the logic before adding fallback and limitation behaviour.</w:t>
            </w:r>
          </w:p>
        </w:tc>
      </w:tr>
    </w:tbl>
    <w:p w14:paraId="0000008A" w14:textId="77777777" w:rsidR="00CC5DCB" w:rsidRPr="00E544F1" w:rsidRDefault="00CC5DCB">
      <w:pPr>
        <w:spacing w:after="20"/>
        <w:rPr>
          <w:rFonts w:ascii="Aptos" w:hAnsi="Aptos" w:cs="Calibri Light"/>
        </w:rPr>
      </w:pPr>
    </w:p>
    <w:p w14:paraId="0000008B" w14:textId="77777777" w:rsidR="00CC5DCB" w:rsidRPr="00E544F1" w:rsidRDefault="00000000">
      <w:pPr>
        <w:keepNext/>
        <w:spacing w:before="160" w:after="80"/>
        <w:rPr>
          <w:rFonts w:ascii="Aptos" w:hAnsi="Aptos" w:cs="Calibri Light"/>
        </w:rPr>
      </w:pPr>
      <w:r w:rsidRPr="00E544F1">
        <w:rPr>
          <w:rFonts w:ascii="Aptos" w:hAnsi="Aptos" w:cs="Calibri Light"/>
          <w:b/>
          <w:bCs/>
          <w:color w:val="1F4E78"/>
          <w:sz w:val="30"/>
          <w:szCs w:val="30"/>
        </w:rPr>
        <w:t>4. Add fallback, limitation and the CORE 1 feature</w:t>
      </w:r>
    </w:p>
    <w:p w14:paraId="0000008C" w14:textId="77777777" w:rsidR="00CC5DCB" w:rsidRPr="00E544F1" w:rsidRDefault="00000000">
      <w:pPr>
        <w:spacing w:after="100" w:line="252" w:lineRule="auto"/>
        <w:rPr>
          <w:rFonts w:ascii="Aptos" w:hAnsi="Aptos" w:cs="Calibri Light"/>
        </w:rPr>
      </w:pPr>
      <w:r w:rsidRPr="00E544F1">
        <w:rPr>
          <w:rFonts w:ascii="Aptos" w:hAnsi="Aptos" w:cs="Calibri Light"/>
          <w:color w:val="000000"/>
          <w:sz w:val="21"/>
          <w:szCs w:val="21"/>
        </w:rPr>
        <w:t>The final else branch handles any input that is not 1, 2, or 3. In the minimum starter, it contains two distinct messages shown in sequence: a recovery-oriented fallback, followed by a scope and safety limitation message.</w:t>
      </w:r>
    </w:p>
    <w:p w14:paraId="0000008D"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lastRenderedPageBreak/>
        <w:t>Fallback response</w:t>
      </w:r>
    </w:p>
    <w:p w14:paraId="0000008E" w14:textId="77777777" w:rsidR="00CC5DCB" w:rsidRPr="00E544F1" w:rsidRDefault="00000000">
      <w:pPr>
        <w:spacing w:after="40" w:line="252" w:lineRule="auto"/>
        <w:rPr>
          <w:rFonts w:ascii="Aptos" w:hAnsi="Aptos" w:cs="Calibri Light"/>
        </w:rPr>
      </w:pPr>
      <w:r w:rsidRPr="00E544F1">
        <w:rPr>
          <w:rFonts w:ascii="Aptos" w:hAnsi="Aptos" w:cs="Calibri Light"/>
          <w:color w:val="000000"/>
          <w:sz w:val="21"/>
          <w:szCs w:val="21"/>
        </w:rPr>
        <w:t>The fallback helps the user recover from an unclear or mistyped input. Recommended pattern:</w:t>
      </w:r>
    </w:p>
    <w:tbl>
      <w:tblPr>
        <w:tblStyle w:val="af0"/>
        <w:tblW w:w="10368" w:type="dxa"/>
        <w:jc w:val="center"/>
        <w:tblInd w:w="0" w:type="dxa"/>
        <w:tblLayout w:type="fixed"/>
        <w:tblLook w:val="0400" w:firstRow="0" w:lastRow="0" w:firstColumn="0" w:lastColumn="0" w:noHBand="0" w:noVBand="1"/>
      </w:tblPr>
      <w:tblGrid>
        <w:gridCol w:w="10368"/>
      </w:tblGrid>
      <w:tr w:rsidR="00CC5DCB" w:rsidRPr="00E544F1" w14:paraId="644161E3" w14:textId="77777777">
        <w:trPr>
          <w:cantSplit/>
          <w:jc w:val="center"/>
        </w:trPr>
        <w:tc>
          <w:tcPr>
            <w:tcW w:w="10368" w:type="dxa"/>
            <w:shd w:val="clear" w:color="auto" w:fill="2F75B5"/>
            <w:tcMar>
              <w:top w:w="70" w:type="dxa"/>
              <w:left w:w="110" w:type="dxa"/>
              <w:bottom w:w="70" w:type="dxa"/>
              <w:right w:w="110" w:type="dxa"/>
            </w:tcMar>
          </w:tcPr>
          <w:p w14:paraId="0000008F" w14:textId="77777777" w:rsidR="00CC5DCB" w:rsidRPr="00E544F1" w:rsidRDefault="00000000">
            <w:pPr>
              <w:rPr>
                <w:rFonts w:ascii="Aptos" w:hAnsi="Aptos" w:cs="Calibri Light"/>
              </w:rPr>
            </w:pPr>
            <w:r w:rsidRPr="00E544F1">
              <w:rPr>
                <w:rFonts w:ascii="Aptos" w:hAnsi="Aptos" w:cs="Calibri Light"/>
                <w:b/>
                <w:bCs/>
                <w:color w:val="FFFFFF"/>
                <w:sz w:val="22"/>
                <w:szCs w:val="22"/>
              </w:rPr>
              <w:t>Fallback message pattern</w:t>
            </w:r>
          </w:p>
        </w:tc>
      </w:tr>
      <w:tr w:rsidR="00CC5DCB" w:rsidRPr="00E544F1" w14:paraId="3B553A40" w14:textId="77777777">
        <w:trPr>
          <w:cantSplit/>
          <w:jc w:val="center"/>
        </w:trPr>
        <w:tc>
          <w:tcPr>
            <w:tcW w:w="10368" w:type="dxa"/>
            <w:shd w:val="clear" w:color="auto" w:fill="D9EAF7"/>
            <w:tcMar>
              <w:top w:w="90" w:type="dxa"/>
              <w:left w:w="120" w:type="dxa"/>
              <w:bottom w:w="90" w:type="dxa"/>
              <w:right w:w="120" w:type="dxa"/>
            </w:tcMar>
          </w:tcPr>
          <w:p w14:paraId="00000090"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I did not understand. Type 1 for [category 1], 2 for [category 2], or 3 for [category 3].</w:t>
            </w:r>
          </w:p>
        </w:tc>
      </w:tr>
    </w:tbl>
    <w:p w14:paraId="00000091" w14:textId="77777777" w:rsidR="00CC5DCB" w:rsidRPr="00E544F1" w:rsidRDefault="00CC5DCB">
      <w:pPr>
        <w:spacing w:after="20"/>
        <w:rPr>
          <w:rFonts w:ascii="Aptos" w:hAnsi="Aptos" w:cs="Calibri Light"/>
        </w:rPr>
      </w:pPr>
    </w:p>
    <w:p w14:paraId="00000092"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t>Limitation/safety response</w:t>
      </w:r>
    </w:p>
    <w:p w14:paraId="00000093" w14:textId="77777777" w:rsidR="00CC5DCB" w:rsidRPr="00E544F1" w:rsidRDefault="00000000">
      <w:pPr>
        <w:spacing w:after="40" w:line="252" w:lineRule="auto"/>
        <w:rPr>
          <w:rFonts w:ascii="Aptos" w:hAnsi="Aptos" w:cs="Calibri Light"/>
        </w:rPr>
      </w:pPr>
      <w:r w:rsidRPr="00E544F1">
        <w:rPr>
          <w:rFonts w:ascii="Aptos" w:hAnsi="Aptos" w:cs="Calibri Light"/>
          <w:color w:val="000000"/>
          <w:sz w:val="21"/>
          <w:szCs w:val="21"/>
        </w:rPr>
        <w:t>The limitation response explains the chatbot’s scope and redirects the user when needed. Recommended pattern:</w:t>
      </w:r>
    </w:p>
    <w:p w14:paraId="00000094" w14:textId="77777777" w:rsidR="00CC5DCB" w:rsidRPr="00E544F1" w:rsidRDefault="00000000">
      <w:pPr>
        <w:rPr>
          <w:rFonts w:ascii="Aptos" w:hAnsi="Aptos" w:cs="Calibri Light"/>
        </w:rPr>
      </w:pPr>
      <w:r w:rsidRPr="00E544F1">
        <w:rPr>
          <w:rFonts w:ascii="Aptos" w:hAnsi="Aptos" w:cs="Calibri Light"/>
        </w:rPr>
        <w:t>Minimum-route note: both the unclear-input test and the outside-scope test enter this final else branch. The unclear test evaluates the first recovery message; the outside-scope test evaluates the second scope/redirection message. A separate limitation branch is an optional extension, not a release requirement.</w:t>
      </w:r>
    </w:p>
    <w:tbl>
      <w:tblPr>
        <w:tblStyle w:val="af1"/>
        <w:tblW w:w="10368" w:type="dxa"/>
        <w:jc w:val="center"/>
        <w:tblInd w:w="0" w:type="dxa"/>
        <w:tblLayout w:type="fixed"/>
        <w:tblLook w:val="0400" w:firstRow="0" w:lastRow="0" w:firstColumn="0" w:lastColumn="0" w:noHBand="0" w:noVBand="1"/>
      </w:tblPr>
      <w:tblGrid>
        <w:gridCol w:w="10368"/>
      </w:tblGrid>
      <w:tr w:rsidR="00CC5DCB" w:rsidRPr="00E544F1" w14:paraId="4FA87B98" w14:textId="77777777">
        <w:trPr>
          <w:cantSplit/>
          <w:jc w:val="center"/>
        </w:trPr>
        <w:tc>
          <w:tcPr>
            <w:tcW w:w="10368" w:type="dxa"/>
            <w:shd w:val="clear" w:color="auto" w:fill="7030A0"/>
            <w:tcMar>
              <w:top w:w="70" w:type="dxa"/>
              <w:left w:w="110" w:type="dxa"/>
              <w:bottom w:w="70" w:type="dxa"/>
              <w:right w:w="110" w:type="dxa"/>
            </w:tcMar>
          </w:tcPr>
          <w:p w14:paraId="00000095" w14:textId="77777777" w:rsidR="00CC5DCB" w:rsidRPr="00E544F1" w:rsidRDefault="00000000">
            <w:pPr>
              <w:rPr>
                <w:rFonts w:ascii="Aptos" w:hAnsi="Aptos" w:cs="Calibri Light"/>
              </w:rPr>
            </w:pPr>
            <w:r w:rsidRPr="00E544F1">
              <w:rPr>
                <w:rFonts w:ascii="Aptos" w:hAnsi="Aptos" w:cs="Calibri Light"/>
                <w:b/>
                <w:bCs/>
                <w:color w:val="FFFFFF"/>
                <w:sz w:val="22"/>
                <w:szCs w:val="22"/>
              </w:rPr>
              <w:t>Limitation message pattern</w:t>
            </w:r>
          </w:p>
        </w:tc>
      </w:tr>
      <w:tr w:rsidR="00CC5DCB" w:rsidRPr="00E544F1" w14:paraId="0D9A67F7" w14:textId="77777777">
        <w:trPr>
          <w:cantSplit/>
          <w:jc w:val="center"/>
        </w:trPr>
        <w:tc>
          <w:tcPr>
            <w:tcW w:w="10368" w:type="dxa"/>
            <w:shd w:val="clear" w:color="auto" w:fill="EADCF4"/>
            <w:tcMar>
              <w:top w:w="90" w:type="dxa"/>
              <w:left w:w="120" w:type="dxa"/>
              <w:bottom w:w="90" w:type="dxa"/>
              <w:right w:w="120" w:type="dxa"/>
            </w:tcMar>
          </w:tcPr>
          <w:p w14:paraId="00000096"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I only help with [category 1], [category 2], and [category 3]. For other, dangerous, personal or sensitive questions, please ask a teacher or trusted adult.</w:t>
            </w:r>
          </w:p>
        </w:tc>
      </w:tr>
    </w:tbl>
    <w:p w14:paraId="00000097" w14:textId="77777777" w:rsidR="00CC5DCB" w:rsidRPr="00E544F1" w:rsidRDefault="00CC5DCB">
      <w:pPr>
        <w:spacing w:after="20"/>
        <w:rPr>
          <w:rFonts w:ascii="Aptos" w:hAnsi="Aptos" w:cs="Calibri Light"/>
        </w:rPr>
      </w:pPr>
    </w:p>
    <w:p w14:paraId="00000098"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t>Make the CORE 1 principle visible</w:t>
      </w:r>
    </w:p>
    <w:p w14:paraId="00000099" w14:textId="77777777" w:rsidR="00CC5DCB" w:rsidRPr="00E544F1" w:rsidRDefault="00000000">
      <w:pPr>
        <w:spacing w:after="60" w:line="252" w:lineRule="auto"/>
        <w:rPr>
          <w:rFonts w:ascii="Aptos" w:hAnsi="Aptos" w:cs="Calibri Light"/>
        </w:rPr>
      </w:pPr>
      <w:r w:rsidRPr="00E544F1">
        <w:rPr>
          <w:rFonts w:ascii="Aptos" w:hAnsi="Aptos" w:cs="Calibri Light"/>
          <w:color w:val="000000"/>
          <w:sz w:val="21"/>
          <w:szCs w:val="21"/>
        </w:rPr>
        <w:t>Students add a short Scratch comment beside the exact block or response where the principle is implemented. The comment should not merely repeat the principle; it should identify the visible feature.</w:t>
      </w:r>
    </w:p>
    <w:tbl>
      <w:tblPr>
        <w:tblStyle w:val="af2"/>
        <w:tblW w:w="10368" w:type="dxa"/>
        <w:jc w:val="center"/>
        <w:tblInd w:w="0" w:type="dxa"/>
        <w:tblLayout w:type="fixed"/>
        <w:tblLook w:val="0400" w:firstRow="0" w:lastRow="0" w:firstColumn="0" w:lastColumn="0" w:noHBand="0" w:noVBand="1"/>
      </w:tblPr>
      <w:tblGrid>
        <w:gridCol w:w="10368"/>
      </w:tblGrid>
      <w:tr w:rsidR="00CC5DCB" w:rsidRPr="00E544F1" w14:paraId="779317DD" w14:textId="77777777">
        <w:trPr>
          <w:cantSplit/>
          <w:jc w:val="center"/>
        </w:trPr>
        <w:tc>
          <w:tcPr>
            <w:tcW w:w="10368" w:type="dxa"/>
            <w:shd w:val="clear" w:color="auto" w:fill="BF9000"/>
            <w:tcMar>
              <w:top w:w="70" w:type="dxa"/>
              <w:left w:w="110" w:type="dxa"/>
              <w:bottom w:w="70" w:type="dxa"/>
              <w:right w:w="110" w:type="dxa"/>
            </w:tcMar>
          </w:tcPr>
          <w:p w14:paraId="0000009A" w14:textId="77777777" w:rsidR="00CC5DCB" w:rsidRPr="00E544F1" w:rsidRDefault="00000000">
            <w:pPr>
              <w:rPr>
                <w:rFonts w:ascii="Aptos" w:hAnsi="Aptos" w:cs="Calibri Light"/>
              </w:rPr>
            </w:pPr>
            <w:r w:rsidRPr="00E544F1">
              <w:rPr>
                <w:rFonts w:ascii="Aptos" w:hAnsi="Aptos" w:cs="Calibri Light"/>
                <w:b/>
                <w:bCs/>
                <w:color w:val="FFFFFF"/>
                <w:sz w:val="22"/>
                <w:szCs w:val="22"/>
              </w:rPr>
              <w:t>Scratch comment pattern</w:t>
            </w:r>
          </w:p>
        </w:tc>
      </w:tr>
      <w:tr w:rsidR="00CC5DCB" w:rsidRPr="00E544F1" w14:paraId="61076EC5" w14:textId="77777777">
        <w:trPr>
          <w:cantSplit/>
          <w:jc w:val="center"/>
        </w:trPr>
        <w:tc>
          <w:tcPr>
            <w:tcW w:w="10368" w:type="dxa"/>
            <w:shd w:val="clear" w:color="auto" w:fill="FFF2CC"/>
            <w:tcMar>
              <w:top w:w="90" w:type="dxa"/>
              <w:left w:w="120" w:type="dxa"/>
              <w:bottom w:w="90" w:type="dxa"/>
              <w:right w:w="120" w:type="dxa"/>
            </w:tcMar>
          </w:tcPr>
          <w:p w14:paraId="0000009B"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CORE 1 principle: A good chatbot should [principle].</w:t>
            </w:r>
          </w:p>
          <w:p w14:paraId="0000009C"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Implemented here: [exact response, rule or behaviour where users can see it].</w:t>
            </w:r>
          </w:p>
        </w:tc>
      </w:tr>
    </w:tbl>
    <w:p w14:paraId="0000009D" w14:textId="77777777" w:rsidR="00CC5DCB" w:rsidRPr="00E544F1" w:rsidRDefault="00CC5DCB">
      <w:pPr>
        <w:spacing w:after="20"/>
        <w:rPr>
          <w:rFonts w:ascii="Aptos" w:hAnsi="Aptos" w:cs="Calibri Light"/>
        </w:rPr>
      </w:pPr>
    </w:p>
    <w:tbl>
      <w:tblPr>
        <w:tblStyle w:val="af3"/>
        <w:tblW w:w="97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6"/>
        <w:gridCol w:w="3528"/>
        <w:gridCol w:w="3096"/>
      </w:tblGrid>
      <w:tr w:rsidR="00CC5DCB" w:rsidRPr="00E544F1" w14:paraId="75317493" w14:textId="77777777">
        <w:trPr>
          <w:cantSplit/>
          <w:tblHeader/>
          <w:jc w:val="center"/>
        </w:trPr>
        <w:tc>
          <w:tcPr>
            <w:tcW w:w="3096" w:type="dxa"/>
            <w:shd w:val="clear" w:color="auto" w:fill="2F75B5"/>
            <w:tcMar>
              <w:top w:w="80" w:type="dxa"/>
              <w:left w:w="100" w:type="dxa"/>
              <w:bottom w:w="80" w:type="dxa"/>
              <w:right w:w="100" w:type="dxa"/>
            </w:tcMar>
          </w:tcPr>
          <w:p w14:paraId="0000009E"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What to add</w:t>
            </w:r>
          </w:p>
        </w:tc>
        <w:tc>
          <w:tcPr>
            <w:tcW w:w="3528" w:type="dxa"/>
            <w:shd w:val="clear" w:color="auto" w:fill="2F75B5"/>
            <w:tcMar>
              <w:top w:w="80" w:type="dxa"/>
              <w:left w:w="100" w:type="dxa"/>
              <w:bottom w:w="80" w:type="dxa"/>
              <w:right w:w="100" w:type="dxa"/>
            </w:tcMar>
          </w:tcPr>
          <w:p w14:paraId="0000009F"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Why it matters</w:t>
            </w:r>
          </w:p>
        </w:tc>
        <w:tc>
          <w:tcPr>
            <w:tcW w:w="3096" w:type="dxa"/>
            <w:shd w:val="clear" w:color="auto" w:fill="2F75B5"/>
            <w:tcMar>
              <w:top w:w="80" w:type="dxa"/>
              <w:left w:w="100" w:type="dxa"/>
              <w:bottom w:w="80" w:type="dxa"/>
              <w:right w:w="100" w:type="dxa"/>
            </w:tcMar>
          </w:tcPr>
          <w:p w14:paraId="000000A0"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Checkpoint</w:t>
            </w:r>
          </w:p>
        </w:tc>
      </w:tr>
      <w:tr w:rsidR="00CC5DCB" w:rsidRPr="00E544F1" w14:paraId="055212A8" w14:textId="77777777">
        <w:trPr>
          <w:cantSplit/>
          <w:jc w:val="center"/>
        </w:trPr>
        <w:tc>
          <w:tcPr>
            <w:tcW w:w="3096" w:type="dxa"/>
            <w:shd w:val="clear" w:color="auto" w:fill="D9EAF7"/>
            <w:tcMar>
              <w:top w:w="80" w:type="dxa"/>
              <w:left w:w="100" w:type="dxa"/>
              <w:bottom w:w="80" w:type="dxa"/>
              <w:right w:w="100" w:type="dxa"/>
            </w:tcMar>
          </w:tcPr>
          <w:p w14:paraId="000000A1" w14:textId="77777777" w:rsidR="00CC5DCB" w:rsidRPr="00E544F1" w:rsidRDefault="00000000">
            <w:pPr>
              <w:rPr>
                <w:rFonts w:ascii="Aptos" w:hAnsi="Aptos" w:cs="Calibri Light"/>
              </w:rPr>
            </w:pPr>
            <w:r w:rsidRPr="00E544F1">
              <w:rPr>
                <w:rFonts w:ascii="Aptos" w:hAnsi="Aptos" w:cs="Calibri Light"/>
                <w:color w:val="000000"/>
                <w:sz w:val="18"/>
                <w:szCs w:val="18"/>
              </w:rPr>
              <w:t>Add the fallback and limitation messages in the final else branch. Add a short comment beside the implemented feature.</w:t>
            </w:r>
          </w:p>
        </w:tc>
        <w:tc>
          <w:tcPr>
            <w:tcW w:w="3528" w:type="dxa"/>
            <w:tcMar>
              <w:top w:w="80" w:type="dxa"/>
              <w:left w:w="100" w:type="dxa"/>
              <w:bottom w:w="80" w:type="dxa"/>
              <w:right w:w="100" w:type="dxa"/>
            </w:tcMar>
          </w:tcPr>
          <w:p w14:paraId="000000A2" w14:textId="77777777" w:rsidR="00CC5DCB" w:rsidRPr="00E544F1" w:rsidRDefault="00000000">
            <w:pPr>
              <w:rPr>
                <w:rFonts w:ascii="Aptos" w:hAnsi="Aptos" w:cs="Calibri Light"/>
              </w:rPr>
            </w:pPr>
            <w:r w:rsidRPr="00E544F1">
              <w:rPr>
                <w:rFonts w:ascii="Aptos" w:hAnsi="Aptos" w:cs="Calibri Light"/>
                <w:color w:val="000000"/>
                <w:sz w:val="18"/>
                <w:szCs w:val="18"/>
              </w:rPr>
              <w:t>The chatbot does not guess, and the principle becomes observable rather than decorative.</w:t>
            </w:r>
          </w:p>
        </w:tc>
        <w:tc>
          <w:tcPr>
            <w:tcW w:w="3096" w:type="dxa"/>
            <w:tcMar>
              <w:top w:w="80" w:type="dxa"/>
              <w:left w:w="100" w:type="dxa"/>
              <w:bottom w:w="80" w:type="dxa"/>
              <w:right w:w="100" w:type="dxa"/>
            </w:tcMar>
          </w:tcPr>
          <w:p w14:paraId="000000A3" w14:textId="77777777" w:rsidR="00CC5DCB" w:rsidRPr="00E544F1" w:rsidRDefault="00000000">
            <w:pPr>
              <w:rPr>
                <w:rFonts w:ascii="Aptos" w:hAnsi="Aptos" w:cs="Calibri Light"/>
              </w:rPr>
            </w:pPr>
            <w:r w:rsidRPr="00E544F1">
              <w:rPr>
                <w:rFonts w:ascii="Aptos" w:hAnsi="Aptos" w:cs="Calibri Light"/>
                <w:color w:val="000000"/>
                <w:sz w:val="18"/>
                <w:szCs w:val="18"/>
              </w:rPr>
              <w:t>Use an unsupported input. The chatbot recovers, explains its scope and shows the planned principle.</w:t>
            </w:r>
          </w:p>
        </w:tc>
      </w:tr>
    </w:tbl>
    <w:p w14:paraId="000000A4" w14:textId="77777777" w:rsidR="00CC5DCB" w:rsidRPr="00E544F1" w:rsidRDefault="00CC5DCB">
      <w:pPr>
        <w:spacing w:after="20"/>
        <w:rPr>
          <w:rFonts w:ascii="Aptos" w:hAnsi="Aptos" w:cs="Calibri Light"/>
        </w:rPr>
      </w:pPr>
    </w:p>
    <w:p w14:paraId="000000A5"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t>Minimum Scratch logic</w:t>
      </w:r>
    </w:p>
    <w:p w14:paraId="000000A6"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Green flag start.</w:t>
      </w:r>
    </w:p>
    <w:p w14:paraId="000000A7"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Two welcome/purpose messages.</w:t>
      </w:r>
    </w:p>
    <w:p w14:paraId="000000A8"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One ask-and-wait menu with three categories.</w:t>
      </w:r>
    </w:p>
    <w:p w14:paraId="000000A9"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Three if / else response branches.</w:t>
      </w:r>
    </w:p>
    <w:p w14:paraId="000000AA"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One fallback response.</w:t>
      </w:r>
    </w:p>
    <w:p w14:paraId="000000AB" w14:textId="77777777" w:rsidR="00CC5DCB" w:rsidRPr="00E544F1" w:rsidRDefault="00000000">
      <w:pPr>
        <w:numPr>
          <w:ilvl w:val="0"/>
          <w:numId w:val="1"/>
        </w:numPr>
        <w:pBdr>
          <w:top w:val="nil"/>
          <w:left w:val="nil"/>
          <w:bottom w:val="nil"/>
          <w:right w:val="nil"/>
          <w:between w:val="nil"/>
        </w:pBdr>
        <w:spacing w:after="0" w:line="240" w:lineRule="auto"/>
        <w:ind w:left="317" w:hanging="173"/>
        <w:rPr>
          <w:rFonts w:ascii="Aptos" w:hAnsi="Aptos" w:cs="Calibri Light"/>
        </w:rPr>
      </w:pPr>
      <w:r w:rsidRPr="00E544F1">
        <w:rPr>
          <w:rFonts w:ascii="Aptos" w:hAnsi="Aptos" w:cs="Calibri Light"/>
          <w:color w:val="000000"/>
          <w:sz w:val="21"/>
          <w:szCs w:val="21"/>
        </w:rPr>
        <w:t>One limitation/safety response.</w:t>
      </w:r>
    </w:p>
    <w:p w14:paraId="000000AC" w14:textId="77777777" w:rsidR="00CC5DCB" w:rsidRPr="00E544F1" w:rsidRDefault="00000000">
      <w:pPr>
        <w:numPr>
          <w:ilvl w:val="0"/>
          <w:numId w:val="1"/>
        </w:numPr>
        <w:pBdr>
          <w:top w:val="nil"/>
          <w:left w:val="nil"/>
          <w:bottom w:val="nil"/>
          <w:right w:val="nil"/>
          <w:between w:val="nil"/>
        </w:pBdr>
        <w:spacing w:after="40" w:line="240" w:lineRule="auto"/>
        <w:ind w:left="317" w:hanging="173"/>
        <w:rPr>
          <w:rFonts w:ascii="Aptos" w:hAnsi="Aptos" w:cs="Calibri Light"/>
        </w:rPr>
      </w:pPr>
      <w:r w:rsidRPr="00E544F1">
        <w:rPr>
          <w:rFonts w:ascii="Aptos" w:hAnsi="Aptos" w:cs="Calibri Light"/>
          <w:color w:val="000000"/>
          <w:sz w:val="21"/>
          <w:szCs w:val="21"/>
        </w:rPr>
        <w:t>One CORE 1 principle comment attached to the relevant feature.</w:t>
      </w:r>
    </w:p>
    <w:p w14:paraId="000000AD" w14:textId="77777777" w:rsidR="00CC5DCB" w:rsidRPr="00E544F1" w:rsidRDefault="00000000">
      <w:pPr>
        <w:keepNext/>
        <w:spacing w:before="160" w:after="80"/>
        <w:rPr>
          <w:rFonts w:ascii="Aptos" w:hAnsi="Aptos" w:cs="Calibri Light"/>
        </w:rPr>
      </w:pPr>
      <w:r w:rsidRPr="00E544F1">
        <w:rPr>
          <w:rFonts w:ascii="Aptos" w:hAnsi="Aptos" w:cs="Calibri Light"/>
          <w:b/>
          <w:bCs/>
          <w:color w:val="1F4E78"/>
          <w:sz w:val="30"/>
          <w:szCs w:val="30"/>
        </w:rPr>
        <w:lastRenderedPageBreak/>
        <w:t>5. Worked student example — School Recycling Helper</w:t>
      </w:r>
    </w:p>
    <w:p w14:paraId="000000AE" w14:textId="77777777" w:rsidR="00CC5DCB" w:rsidRPr="00E544F1" w:rsidRDefault="00000000">
      <w:pPr>
        <w:spacing w:after="100" w:line="252" w:lineRule="auto"/>
        <w:rPr>
          <w:rFonts w:ascii="Aptos" w:hAnsi="Aptos" w:cs="Calibri Light"/>
        </w:rPr>
      </w:pPr>
      <w:r w:rsidRPr="00E544F1">
        <w:rPr>
          <w:rFonts w:ascii="Aptos" w:hAnsi="Aptos" w:cs="Calibri Light"/>
          <w:color w:val="000000"/>
          <w:sz w:val="21"/>
          <w:szCs w:val="21"/>
        </w:rPr>
        <w:t>The following model shows how a student group can replace the topic-neutral placeholders. It is an open example, not a required project topic.</w:t>
      </w:r>
    </w:p>
    <w:p w14:paraId="000000AF" w14:textId="77777777" w:rsidR="00CC5DCB" w:rsidRPr="00E544F1" w:rsidRDefault="00000000">
      <w:pPr>
        <w:spacing w:before="40" w:after="40"/>
        <w:jc w:val="center"/>
        <w:rPr>
          <w:rFonts w:ascii="Aptos" w:hAnsi="Aptos" w:cs="Calibri Light"/>
        </w:rPr>
      </w:pPr>
      <w:r w:rsidRPr="00E544F1">
        <w:rPr>
          <w:rFonts w:ascii="Aptos" w:hAnsi="Aptos" w:cs="Calibri Light"/>
          <w:noProof/>
        </w:rPr>
        <w:drawing>
          <wp:inline distT="0" distB="0" distL="0" distR="0" wp14:anchorId="119C11D1" wp14:editId="2B642D15">
            <wp:extent cx="4160520" cy="5183075"/>
            <wp:effectExtent l="0" t="0" r="0" b="0"/>
            <wp:docPr id="5" name="image3.png" descr="Full Scratch script for a Recycling Helper with three categories, fallback and limitation messages."/>
            <wp:cNvGraphicFramePr/>
            <a:graphic xmlns:a="http://schemas.openxmlformats.org/drawingml/2006/main">
              <a:graphicData uri="http://schemas.openxmlformats.org/drawingml/2006/picture">
                <pic:pic xmlns:pic="http://schemas.openxmlformats.org/drawingml/2006/picture">
                  <pic:nvPicPr>
                    <pic:cNvPr id="0" name="image3.png" descr="Full Scratch script for a Recycling Helper with three categories, fallback and limitation messages."/>
                    <pic:cNvPicPr preferRelativeResize="0"/>
                  </pic:nvPicPr>
                  <pic:blipFill>
                    <a:blip r:embed="rId12"/>
                    <a:srcRect/>
                    <a:stretch>
                      <a:fillRect/>
                    </a:stretch>
                  </pic:blipFill>
                  <pic:spPr>
                    <a:xfrm>
                      <a:off x="0" y="0"/>
                      <a:ext cx="4160520" cy="5183075"/>
                    </a:xfrm>
                    <a:prstGeom prst="rect">
                      <a:avLst/>
                    </a:prstGeom>
                    <a:ln/>
                  </pic:spPr>
                </pic:pic>
              </a:graphicData>
            </a:graphic>
          </wp:inline>
        </w:drawing>
      </w:r>
    </w:p>
    <w:p w14:paraId="000000B0" w14:textId="77777777" w:rsidR="00CC5DCB" w:rsidRPr="00E544F1" w:rsidRDefault="00000000">
      <w:pPr>
        <w:spacing w:after="100"/>
        <w:jc w:val="center"/>
        <w:rPr>
          <w:rFonts w:ascii="Aptos" w:hAnsi="Aptos" w:cs="Calibri Light"/>
        </w:rPr>
      </w:pPr>
      <w:r w:rsidRPr="00E544F1">
        <w:rPr>
          <w:rFonts w:ascii="Aptos" w:hAnsi="Aptos" w:cs="Calibri Light"/>
          <w:b/>
          <w:bCs/>
          <w:color w:val="555555"/>
          <w:sz w:val="17"/>
          <w:szCs w:val="17"/>
        </w:rPr>
        <w:t>Figure 5. Complete School Recycling Helper script.</w:t>
      </w:r>
    </w:p>
    <w:tbl>
      <w:tblPr>
        <w:tblStyle w:val="af4"/>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7848"/>
      </w:tblGrid>
      <w:tr w:rsidR="00CC5DCB" w:rsidRPr="00E544F1" w14:paraId="38A27632" w14:textId="77777777">
        <w:trPr>
          <w:cantSplit/>
          <w:tblHeader/>
          <w:jc w:val="center"/>
        </w:trPr>
        <w:tc>
          <w:tcPr>
            <w:tcW w:w="2088" w:type="dxa"/>
            <w:shd w:val="clear" w:color="auto" w:fill="1F4E78"/>
            <w:tcMar>
              <w:top w:w="80" w:type="dxa"/>
              <w:left w:w="100" w:type="dxa"/>
              <w:bottom w:w="80" w:type="dxa"/>
              <w:right w:w="100" w:type="dxa"/>
            </w:tcMar>
          </w:tcPr>
          <w:p w14:paraId="000000B1" w14:textId="77777777" w:rsidR="00CC5DCB" w:rsidRPr="00E544F1" w:rsidRDefault="00000000">
            <w:pPr>
              <w:rPr>
                <w:rFonts w:ascii="Aptos" w:hAnsi="Aptos" w:cs="Calibri Light"/>
              </w:rPr>
            </w:pPr>
            <w:r w:rsidRPr="00E544F1">
              <w:rPr>
                <w:rFonts w:ascii="Aptos" w:hAnsi="Aptos" w:cs="Calibri Light"/>
                <w:b/>
                <w:bCs/>
                <w:color w:val="FFFFFF"/>
                <w:sz w:val="19"/>
                <w:szCs w:val="19"/>
              </w:rPr>
              <w:t>Chatbot element</w:t>
            </w:r>
          </w:p>
        </w:tc>
        <w:tc>
          <w:tcPr>
            <w:tcW w:w="7848" w:type="dxa"/>
            <w:shd w:val="clear" w:color="auto" w:fill="1F4E78"/>
            <w:tcMar>
              <w:top w:w="80" w:type="dxa"/>
              <w:left w:w="100" w:type="dxa"/>
              <w:bottom w:w="80" w:type="dxa"/>
              <w:right w:w="100" w:type="dxa"/>
            </w:tcMar>
          </w:tcPr>
          <w:p w14:paraId="000000B2" w14:textId="77777777" w:rsidR="00CC5DCB" w:rsidRPr="00E544F1" w:rsidRDefault="00000000">
            <w:pPr>
              <w:rPr>
                <w:rFonts w:ascii="Aptos" w:hAnsi="Aptos" w:cs="Calibri Light"/>
              </w:rPr>
            </w:pPr>
            <w:r w:rsidRPr="00E544F1">
              <w:rPr>
                <w:rFonts w:ascii="Aptos" w:hAnsi="Aptos" w:cs="Calibri Light"/>
                <w:b/>
                <w:bCs/>
                <w:color w:val="FFFFFF"/>
                <w:sz w:val="19"/>
                <w:szCs w:val="19"/>
              </w:rPr>
              <w:t>Completed student content</w:t>
            </w:r>
          </w:p>
        </w:tc>
      </w:tr>
      <w:tr w:rsidR="00CC5DCB" w:rsidRPr="00E544F1" w14:paraId="4B9D3AB9" w14:textId="77777777">
        <w:trPr>
          <w:cantSplit/>
          <w:jc w:val="center"/>
        </w:trPr>
        <w:tc>
          <w:tcPr>
            <w:tcW w:w="2088" w:type="dxa"/>
            <w:shd w:val="clear" w:color="auto" w:fill="D9EAF7"/>
            <w:tcMar>
              <w:top w:w="80" w:type="dxa"/>
              <w:left w:w="100" w:type="dxa"/>
              <w:bottom w:w="80" w:type="dxa"/>
              <w:right w:w="100" w:type="dxa"/>
            </w:tcMar>
          </w:tcPr>
          <w:p w14:paraId="000000B3" w14:textId="77777777" w:rsidR="00CC5DCB" w:rsidRPr="00E544F1" w:rsidRDefault="00000000">
            <w:pPr>
              <w:rPr>
                <w:rFonts w:ascii="Aptos" w:hAnsi="Aptos" w:cs="Calibri Light"/>
              </w:rPr>
            </w:pPr>
            <w:r w:rsidRPr="00E544F1">
              <w:rPr>
                <w:rFonts w:ascii="Aptos" w:hAnsi="Aptos" w:cs="Calibri Light"/>
                <w:b/>
                <w:bCs/>
                <w:color w:val="000000"/>
                <w:sz w:val="17"/>
                <w:szCs w:val="17"/>
              </w:rPr>
              <w:t>Name</w:t>
            </w:r>
          </w:p>
        </w:tc>
        <w:tc>
          <w:tcPr>
            <w:tcW w:w="7848" w:type="dxa"/>
            <w:tcMar>
              <w:top w:w="80" w:type="dxa"/>
              <w:left w:w="100" w:type="dxa"/>
              <w:bottom w:w="80" w:type="dxa"/>
              <w:right w:w="100" w:type="dxa"/>
            </w:tcMar>
          </w:tcPr>
          <w:p w14:paraId="000000B4" w14:textId="77777777" w:rsidR="00CC5DCB" w:rsidRPr="00E544F1" w:rsidRDefault="00000000">
            <w:pPr>
              <w:rPr>
                <w:rFonts w:ascii="Aptos" w:hAnsi="Aptos" w:cs="Calibri Light"/>
              </w:rPr>
            </w:pPr>
            <w:r w:rsidRPr="00E544F1">
              <w:rPr>
                <w:rFonts w:ascii="Aptos" w:hAnsi="Aptos" w:cs="Calibri Light"/>
                <w:color w:val="000000"/>
                <w:sz w:val="17"/>
                <w:szCs w:val="17"/>
              </w:rPr>
              <w:t>Recycling Helper</w:t>
            </w:r>
          </w:p>
        </w:tc>
      </w:tr>
      <w:tr w:rsidR="00CC5DCB" w:rsidRPr="00E544F1" w14:paraId="69E2ADE3" w14:textId="77777777">
        <w:trPr>
          <w:cantSplit/>
          <w:jc w:val="center"/>
        </w:trPr>
        <w:tc>
          <w:tcPr>
            <w:tcW w:w="2088" w:type="dxa"/>
            <w:shd w:val="clear" w:color="auto" w:fill="D9EAF7"/>
            <w:tcMar>
              <w:top w:w="80" w:type="dxa"/>
              <w:left w:w="100" w:type="dxa"/>
              <w:bottom w:w="80" w:type="dxa"/>
              <w:right w:w="100" w:type="dxa"/>
            </w:tcMar>
          </w:tcPr>
          <w:p w14:paraId="000000B5" w14:textId="77777777" w:rsidR="00CC5DCB" w:rsidRPr="00E544F1" w:rsidRDefault="00000000">
            <w:pPr>
              <w:rPr>
                <w:rFonts w:ascii="Aptos" w:hAnsi="Aptos" w:cs="Calibri Light"/>
              </w:rPr>
            </w:pPr>
            <w:r w:rsidRPr="00E544F1">
              <w:rPr>
                <w:rFonts w:ascii="Aptos" w:hAnsi="Aptos" w:cs="Calibri Light"/>
                <w:b/>
                <w:bCs/>
                <w:color w:val="000000"/>
                <w:sz w:val="17"/>
                <w:szCs w:val="17"/>
              </w:rPr>
              <w:t>Purpose</w:t>
            </w:r>
          </w:p>
        </w:tc>
        <w:tc>
          <w:tcPr>
            <w:tcW w:w="7848" w:type="dxa"/>
            <w:tcMar>
              <w:top w:w="80" w:type="dxa"/>
              <w:left w:w="100" w:type="dxa"/>
              <w:bottom w:w="80" w:type="dxa"/>
              <w:right w:w="100" w:type="dxa"/>
            </w:tcMar>
          </w:tcPr>
          <w:p w14:paraId="000000B6" w14:textId="77777777" w:rsidR="00CC5DCB" w:rsidRPr="00E544F1" w:rsidRDefault="00000000">
            <w:pPr>
              <w:rPr>
                <w:rFonts w:ascii="Aptos" w:hAnsi="Aptos" w:cs="Calibri Light"/>
              </w:rPr>
            </w:pPr>
            <w:r w:rsidRPr="00E544F1">
              <w:rPr>
                <w:rFonts w:ascii="Aptos" w:hAnsi="Aptos" w:cs="Calibri Light"/>
                <w:color w:val="000000"/>
                <w:sz w:val="17"/>
                <w:szCs w:val="17"/>
              </w:rPr>
              <w:t>I help you sort common school waste.</w:t>
            </w:r>
          </w:p>
        </w:tc>
      </w:tr>
      <w:tr w:rsidR="00CC5DCB" w:rsidRPr="00E544F1" w14:paraId="3835BFC6" w14:textId="77777777">
        <w:trPr>
          <w:cantSplit/>
          <w:jc w:val="center"/>
        </w:trPr>
        <w:tc>
          <w:tcPr>
            <w:tcW w:w="2088" w:type="dxa"/>
            <w:shd w:val="clear" w:color="auto" w:fill="D9EAF7"/>
            <w:tcMar>
              <w:top w:w="80" w:type="dxa"/>
              <w:left w:w="100" w:type="dxa"/>
              <w:bottom w:w="80" w:type="dxa"/>
              <w:right w:w="100" w:type="dxa"/>
            </w:tcMar>
          </w:tcPr>
          <w:p w14:paraId="000000B7" w14:textId="77777777" w:rsidR="00CC5DCB" w:rsidRPr="00E544F1" w:rsidRDefault="00000000">
            <w:pPr>
              <w:rPr>
                <w:rFonts w:ascii="Aptos" w:hAnsi="Aptos" w:cs="Calibri Light"/>
              </w:rPr>
            </w:pPr>
            <w:r w:rsidRPr="00E544F1">
              <w:rPr>
                <w:rFonts w:ascii="Aptos" w:hAnsi="Aptos" w:cs="Calibri Light"/>
                <w:b/>
                <w:bCs/>
                <w:color w:val="000000"/>
                <w:sz w:val="17"/>
                <w:szCs w:val="17"/>
              </w:rPr>
              <w:t>Category 1</w:t>
            </w:r>
          </w:p>
        </w:tc>
        <w:tc>
          <w:tcPr>
            <w:tcW w:w="7848" w:type="dxa"/>
            <w:tcMar>
              <w:top w:w="80" w:type="dxa"/>
              <w:left w:w="100" w:type="dxa"/>
              <w:bottom w:w="80" w:type="dxa"/>
              <w:right w:w="100" w:type="dxa"/>
            </w:tcMar>
          </w:tcPr>
          <w:p w14:paraId="000000B8" w14:textId="77777777" w:rsidR="00CC5DCB" w:rsidRPr="00E544F1" w:rsidRDefault="00000000">
            <w:pPr>
              <w:rPr>
                <w:rFonts w:ascii="Aptos" w:hAnsi="Aptos" w:cs="Calibri Light"/>
              </w:rPr>
            </w:pPr>
            <w:r w:rsidRPr="00E544F1">
              <w:rPr>
                <w:rFonts w:ascii="Aptos" w:hAnsi="Aptos" w:cs="Calibri Light"/>
                <w:color w:val="000000"/>
                <w:sz w:val="17"/>
                <w:szCs w:val="17"/>
              </w:rPr>
              <w:t>Paper</w:t>
            </w:r>
          </w:p>
        </w:tc>
      </w:tr>
      <w:tr w:rsidR="00CC5DCB" w:rsidRPr="00E544F1" w14:paraId="010ACE66" w14:textId="77777777">
        <w:trPr>
          <w:cantSplit/>
          <w:jc w:val="center"/>
        </w:trPr>
        <w:tc>
          <w:tcPr>
            <w:tcW w:w="2088" w:type="dxa"/>
            <w:shd w:val="clear" w:color="auto" w:fill="D9EAF7"/>
            <w:tcMar>
              <w:top w:w="80" w:type="dxa"/>
              <w:left w:w="100" w:type="dxa"/>
              <w:bottom w:w="80" w:type="dxa"/>
              <w:right w:w="100" w:type="dxa"/>
            </w:tcMar>
          </w:tcPr>
          <w:p w14:paraId="000000B9" w14:textId="77777777" w:rsidR="00CC5DCB" w:rsidRPr="00E544F1" w:rsidRDefault="00000000">
            <w:pPr>
              <w:rPr>
                <w:rFonts w:ascii="Aptos" w:hAnsi="Aptos" w:cs="Calibri Light"/>
              </w:rPr>
            </w:pPr>
            <w:r w:rsidRPr="00E544F1">
              <w:rPr>
                <w:rFonts w:ascii="Aptos" w:hAnsi="Aptos" w:cs="Calibri Light"/>
                <w:b/>
                <w:bCs/>
                <w:color w:val="000000"/>
                <w:sz w:val="17"/>
                <w:szCs w:val="17"/>
              </w:rPr>
              <w:t>Response 1</w:t>
            </w:r>
          </w:p>
        </w:tc>
        <w:tc>
          <w:tcPr>
            <w:tcW w:w="7848" w:type="dxa"/>
            <w:tcMar>
              <w:top w:w="80" w:type="dxa"/>
              <w:left w:w="100" w:type="dxa"/>
              <w:bottom w:w="80" w:type="dxa"/>
              <w:right w:w="100" w:type="dxa"/>
            </w:tcMar>
          </w:tcPr>
          <w:p w14:paraId="000000BA" w14:textId="77777777" w:rsidR="00CC5DCB" w:rsidRPr="00E544F1" w:rsidRDefault="00000000">
            <w:pPr>
              <w:rPr>
                <w:rFonts w:ascii="Aptos" w:hAnsi="Aptos" w:cs="Calibri Light"/>
              </w:rPr>
            </w:pPr>
            <w:r w:rsidRPr="00E544F1">
              <w:rPr>
                <w:rFonts w:ascii="Aptos" w:hAnsi="Aptos" w:cs="Calibri Light"/>
                <w:color w:val="000000"/>
                <w:sz w:val="17"/>
                <w:szCs w:val="17"/>
              </w:rPr>
              <w:t>Clean paper and cardboard go in the paper recycling bin.</w:t>
            </w:r>
          </w:p>
        </w:tc>
      </w:tr>
      <w:tr w:rsidR="00CC5DCB" w:rsidRPr="00E544F1" w14:paraId="169CCCC4" w14:textId="77777777">
        <w:trPr>
          <w:cantSplit/>
          <w:jc w:val="center"/>
        </w:trPr>
        <w:tc>
          <w:tcPr>
            <w:tcW w:w="2088" w:type="dxa"/>
            <w:shd w:val="clear" w:color="auto" w:fill="D9EAF7"/>
            <w:tcMar>
              <w:top w:w="80" w:type="dxa"/>
              <w:left w:w="100" w:type="dxa"/>
              <w:bottom w:w="80" w:type="dxa"/>
              <w:right w:w="100" w:type="dxa"/>
            </w:tcMar>
          </w:tcPr>
          <w:p w14:paraId="000000BB" w14:textId="77777777" w:rsidR="00CC5DCB" w:rsidRPr="00E544F1" w:rsidRDefault="00000000">
            <w:pPr>
              <w:rPr>
                <w:rFonts w:ascii="Aptos" w:hAnsi="Aptos" w:cs="Calibri Light"/>
              </w:rPr>
            </w:pPr>
            <w:r w:rsidRPr="00E544F1">
              <w:rPr>
                <w:rFonts w:ascii="Aptos" w:hAnsi="Aptos" w:cs="Calibri Light"/>
                <w:b/>
                <w:bCs/>
                <w:color w:val="000000"/>
                <w:sz w:val="17"/>
                <w:szCs w:val="17"/>
              </w:rPr>
              <w:t>Category 2</w:t>
            </w:r>
          </w:p>
        </w:tc>
        <w:tc>
          <w:tcPr>
            <w:tcW w:w="7848" w:type="dxa"/>
            <w:tcMar>
              <w:top w:w="80" w:type="dxa"/>
              <w:left w:w="100" w:type="dxa"/>
              <w:bottom w:w="80" w:type="dxa"/>
              <w:right w:w="100" w:type="dxa"/>
            </w:tcMar>
          </w:tcPr>
          <w:p w14:paraId="000000BC" w14:textId="77777777" w:rsidR="00CC5DCB" w:rsidRPr="00E544F1" w:rsidRDefault="00000000">
            <w:pPr>
              <w:rPr>
                <w:rFonts w:ascii="Aptos" w:hAnsi="Aptos" w:cs="Calibri Light"/>
              </w:rPr>
            </w:pPr>
            <w:r w:rsidRPr="00E544F1">
              <w:rPr>
                <w:rFonts w:ascii="Aptos" w:hAnsi="Aptos" w:cs="Calibri Light"/>
                <w:color w:val="000000"/>
                <w:sz w:val="17"/>
                <w:szCs w:val="17"/>
              </w:rPr>
              <w:t>Plastic</w:t>
            </w:r>
          </w:p>
        </w:tc>
      </w:tr>
      <w:tr w:rsidR="00CC5DCB" w:rsidRPr="00E544F1" w14:paraId="1868270A" w14:textId="77777777">
        <w:trPr>
          <w:cantSplit/>
          <w:jc w:val="center"/>
        </w:trPr>
        <w:tc>
          <w:tcPr>
            <w:tcW w:w="2088" w:type="dxa"/>
            <w:shd w:val="clear" w:color="auto" w:fill="D9EAF7"/>
            <w:tcMar>
              <w:top w:w="80" w:type="dxa"/>
              <w:left w:w="100" w:type="dxa"/>
              <w:bottom w:w="80" w:type="dxa"/>
              <w:right w:w="100" w:type="dxa"/>
            </w:tcMar>
          </w:tcPr>
          <w:p w14:paraId="000000BD" w14:textId="77777777" w:rsidR="00CC5DCB" w:rsidRPr="00E544F1" w:rsidRDefault="00000000">
            <w:pPr>
              <w:rPr>
                <w:rFonts w:ascii="Aptos" w:hAnsi="Aptos" w:cs="Calibri Light"/>
              </w:rPr>
            </w:pPr>
            <w:r w:rsidRPr="00E544F1">
              <w:rPr>
                <w:rFonts w:ascii="Aptos" w:hAnsi="Aptos" w:cs="Calibri Light"/>
                <w:b/>
                <w:bCs/>
                <w:color w:val="000000"/>
                <w:sz w:val="17"/>
                <w:szCs w:val="17"/>
              </w:rPr>
              <w:t>Response 2</w:t>
            </w:r>
          </w:p>
        </w:tc>
        <w:tc>
          <w:tcPr>
            <w:tcW w:w="7848" w:type="dxa"/>
            <w:tcMar>
              <w:top w:w="80" w:type="dxa"/>
              <w:left w:w="100" w:type="dxa"/>
              <w:bottom w:w="80" w:type="dxa"/>
              <w:right w:w="100" w:type="dxa"/>
            </w:tcMar>
          </w:tcPr>
          <w:p w14:paraId="000000BE" w14:textId="77777777" w:rsidR="00CC5DCB" w:rsidRPr="00E544F1" w:rsidRDefault="00000000">
            <w:pPr>
              <w:rPr>
                <w:rFonts w:ascii="Aptos" w:hAnsi="Aptos" w:cs="Calibri Light"/>
              </w:rPr>
            </w:pPr>
            <w:r w:rsidRPr="00E544F1">
              <w:rPr>
                <w:rFonts w:ascii="Aptos" w:hAnsi="Aptos" w:cs="Calibri Light"/>
                <w:color w:val="000000"/>
                <w:sz w:val="17"/>
                <w:szCs w:val="17"/>
              </w:rPr>
              <w:t>Empty plastic bottles go in the recycling bin. Check your school rules.</w:t>
            </w:r>
          </w:p>
        </w:tc>
      </w:tr>
      <w:tr w:rsidR="00CC5DCB" w:rsidRPr="00E544F1" w14:paraId="6EAE7393" w14:textId="77777777">
        <w:trPr>
          <w:cantSplit/>
          <w:jc w:val="center"/>
        </w:trPr>
        <w:tc>
          <w:tcPr>
            <w:tcW w:w="2088" w:type="dxa"/>
            <w:shd w:val="clear" w:color="auto" w:fill="D9EAF7"/>
            <w:tcMar>
              <w:top w:w="80" w:type="dxa"/>
              <w:left w:w="100" w:type="dxa"/>
              <w:bottom w:w="80" w:type="dxa"/>
              <w:right w:w="100" w:type="dxa"/>
            </w:tcMar>
          </w:tcPr>
          <w:p w14:paraId="000000BF" w14:textId="77777777" w:rsidR="00CC5DCB" w:rsidRPr="00E544F1" w:rsidRDefault="00000000">
            <w:pPr>
              <w:rPr>
                <w:rFonts w:ascii="Aptos" w:hAnsi="Aptos" w:cs="Calibri Light"/>
              </w:rPr>
            </w:pPr>
            <w:r w:rsidRPr="00E544F1">
              <w:rPr>
                <w:rFonts w:ascii="Aptos" w:hAnsi="Aptos" w:cs="Calibri Light"/>
                <w:b/>
                <w:bCs/>
                <w:color w:val="000000"/>
                <w:sz w:val="17"/>
                <w:szCs w:val="17"/>
              </w:rPr>
              <w:t>Category 3</w:t>
            </w:r>
          </w:p>
        </w:tc>
        <w:tc>
          <w:tcPr>
            <w:tcW w:w="7848" w:type="dxa"/>
            <w:tcMar>
              <w:top w:w="80" w:type="dxa"/>
              <w:left w:w="100" w:type="dxa"/>
              <w:bottom w:w="80" w:type="dxa"/>
              <w:right w:w="100" w:type="dxa"/>
            </w:tcMar>
          </w:tcPr>
          <w:p w14:paraId="000000C0" w14:textId="77777777" w:rsidR="00CC5DCB" w:rsidRPr="00E544F1" w:rsidRDefault="00000000">
            <w:pPr>
              <w:rPr>
                <w:rFonts w:ascii="Aptos" w:hAnsi="Aptos" w:cs="Calibri Light"/>
              </w:rPr>
            </w:pPr>
            <w:r w:rsidRPr="00E544F1">
              <w:rPr>
                <w:rFonts w:ascii="Aptos" w:hAnsi="Aptos" w:cs="Calibri Light"/>
                <w:color w:val="000000"/>
                <w:sz w:val="17"/>
                <w:szCs w:val="17"/>
              </w:rPr>
              <w:t>Batteries</w:t>
            </w:r>
          </w:p>
        </w:tc>
      </w:tr>
      <w:tr w:rsidR="00CC5DCB" w:rsidRPr="00E544F1" w14:paraId="3594B4CB" w14:textId="77777777">
        <w:trPr>
          <w:cantSplit/>
          <w:jc w:val="center"/>
        </w:trPr>
        <w:tc>
          <w:tcPr>
            <w:tcW w:w="2088" w:type="dxa"/>
            <w:shd w:val="clear" w:color="auto" w:fill="D9EAF7"/>
            <w:tcMar>
              <w:top w:w="80" w:type="dxa"/>
              <w:left w:w="100" w:type="dxa"/>
              <w:bottom w:w="80" w:type="dxa"/>
              <w:right w:w="100" w:type="dxa"/>
            </w:tcMar>
          </w:tcPr>
          <w:p w14:paraId="000000C1" w14:textId="77777777" w:rsidR="00CC5DCB" w:rsidRPr="00E544F1" w:rsidRDefault="00000000">
            <w:pPr>
              <w:rPr>
                <w:rFonts w:ascii="Aptos" w:hAnsi="Aptos" w:cs="Calibri Light"/>
              </w:rPr>
            </w:pPr>
            <w:r w:rsidRPr="00E544F1">
              <w:rPr>
                <w:rFonts w:ascii="Aptos" w:hAnsi="Aptos" w:cs="Calibri Light"/>
                <w:b/>
                <w:bCs/>
                <w:color w:val="000000"/>
                <w:sz w:val="17"/>
                <w:szCs w:val="17"/>
              </w:rPr>
              <w:lastRenderedPageBreak/>
              <w:t>Response 3</w:t>
            </w:r>
          </w:p>
        </w:tc>
        <w:tc>
          <w:tcPr>
            <w:tcW w:w="7848" w:type="dxa"/>
            <w:tcMar>
              <w:top w:w="80" w:type="dxa"/>
              <w:left w:w="100" w:type="dxa"/>
              <w:bottom w:w="80" w:type="dxa"/>
              <w:right w:w="100" w:type="dxa"/>
            </w:tcMar>
          </w:tcPr>
          <w:p w14:paraId="000000C2" w14:textId="77777777" w:rsidR="00CC5DCB" w:rsidRPr="00E544F1" w:rsidRDefault="00000000">
            <w:pPr>
              <w:rPr>
                <w:rFonts w:ascii="Aptos" w:hAnsi="Aptos" w:cs="Calibri Light"/>
              </w:rPr>
            </w:pPr>
            <w:r w:rsidRPr="00E544F1">
              <w:rPr>
                <w:rFonts w:ascii="Aptos" w:hAnsi="Aptos" w:cs="Calibri Light"/>
                <w:color w:val="000000"/>
                <w:sz w:val="17"/>
                <w:szCs w:val="17"/>
              </w:rPr>
              <w:t>Batteries go in a special battery collection box. Ask a teacher.</w:t>
            </w:r>
          </w:p>
        </w:tc>
      </w:tr>
      <w:tr w:rsidR="00CC5DCB" w:rsidRPr="00E544F1" w14:paraId="24E89EA6" w14:textId="77777777">
        <w:trPr>
          <w:cantSplit/>
          <w:jc w:val="center"/>
        </w:trPr>
        <w:tc>
          <w:tcPr>
            <w:tcW w:w="2088" w:type="dxa"/>
            <w:shd w:val="clear" w:color="auto" w:fill="D9EAF7"/>
            <w:tcMar>
              <w:top w:w="80" w:type="dxa"/>
              <w:left w:w="100" w:type="dxa"/>
              <w:bottom w:w="80" w:type="dxa"/>
              <w:right w:w="100" w:type="dxa"/>
            </w:tcMar>
          </w:tcPr>
          <w:p w14:paraId="000000C3" w14:textId="77777777" w:rsidR="00CC5DCB" w:rsidRPr="00E544F1" w:rsidRDefault="00000000">
            <w:pPr>
              <w:rPr>
                <w:rFonts w:ascii="Aptos" w:hAnsi="Aptos" w:cs="Calibri Light"/>
              </w:rPr>
            </w:pPr>
            <w:r w:rsidRPr="00E544F1">
              <w:rPr>
                <w:rFonts w:ascii="Aptos" w:hAnsi="Aptos" w:cs="Calibri Light"/>
                <w:b/>
                <w:bCs/>
                <w:color w:val="000000"/>
                <w:sz w:val="17"/>
                <w:szCs w:val="17"/>
              </w:rPr>
              <w:t>Fallback</w:t>
            </w:r>
          </w:p>
        </w:tc>
        <w:tc>
          <w:tcPr>
            <w:tcW w:w="7848" w:type="dxa"/>
            <w:tcMar>
              <w:top w:w="80" w:type="dxa"/>
              <w:left w:w="100" w:type="dxa"/>
              <w:bottom w:w="80" w:type="dxa"/>
              <w:right w:w="100" w:type="dxa"/>
            </w:tcMar>
          </w:tcPr>
          <w:p w14:paraId="000000C4" w14:textId="77777777" w:rsidR="00CC5DCB" w:rsidRPr="00E544F1" w:rsidRDefault="00000000">
            <w:pPr>
              <w:rPr>
                <w:rFonts w:ascii="Aptos" w:hAnsi="Aptos" w:cs="Calibri Light"/>
              </w:rPr>
            </w:pPr>
            <w:r w:rsidRPr="00E544F1">
              <w:rPr>
                <w:rFonts w:ascii="Aptos" w:hAnsi="Aptos" w:cs="Calibri Light"/>
                <w:color w:val="000000"/>
                <w:sz w:val="17"/>
                <w:szCs w:val="17"/>
              </w:rPr>
              <w:t>I did not understand. Type 1 for paper, 2 for plastic, or 3 for batteries.</w:t>
            </w:r>
          </w:p>
        </w:tc>
      </w:tr>
      <w:tr w:rsidR="00CC5DCB" w:rsidRPr="00E544F1" w14:paraId="0B1B040D" w14:textId="77777777">
        <w:trPr>
          <w:cantSplit/>
          <w:jc w:val="center"/>
        </w:trPr>
        <w:tc>
          <w:tcPr>
            <w:tcW w:w="2088" w:type="dxa"/>
            <w:shd w:val="clear" w:color="auto" w:fill="D9EAF7"/>
            <w:tcMar>
              <w:top w:w="80" w:type="dxa"/>
              <w:left w:w="100" w:type="dxa"/>
              <w:bottom w:w="80" w:type="dxa"/>
              <w:right w:w="100" w:type="dxa"/>
            </w:tcMar>
          </w:tcPr>
          <w:p w14:paraId="000000C5" w14:textId="77777777" w:rsidR="00CC5DCB" w:rsidRPr="00E544F1" w:rsidRDefault="00000000">
            <w:pPr>
              <w:rPr>
                <w:rFonts w:ascii="Aptos" w:hAnsi="Aptos" w:cs="Calibri Light"/>
              </w:rPr>
            </w:pPr>
            <w:r w:rsidRPr="00E544F1">
              <w:rPr>
                <w:rFonts w:ascii="Aptos" w:hAnsi="Aptos" w:cs="Calibri Light"/>
                <w:b/>
                <w:bCs/>
                <w:color w:val="000000"/>
                <w:sz w:val="17"/>
                <w:szCs w:val="17"/>
              </w:rPr>
              <w:t>Limitation</w:t>
            </w:r>
          </w:p>
        </w:tc>
        <w:tc>
          <w:tcPr>
            <w:tcW w:w="7848" w:type="dxa"/>
            <w:tcMar>
              <w:top w:w="80" w:type="dxa"/>
              <w:left w:w="100" w:type="dxa"/>
              <w:bottom w:w="80" w:type="dxa"/>
              <w:right w:w="100" w:type="dxa"/>
            </w:tcMar>
          </w:tcPr>
          <w:p w14:paraId="000000C6" w14:textId="77777777" w:rsidR="00CC5DCB" w:rsidRPr="00E544F1" w:rsidRDefault="00000000">
            <w:pPr>
              <w:rPr>
                <w:rFonts w:ascii="Aptos" w:hAnsi="Aptos" w:cs="Calibri Light"/>
              </w:rPr>
            </w:pPr>
            <w:r w:rsidRPr="00E544F1">
              <w:rPr>
                <w:rFonts w:ascii="Aptos" w:hAnsi="Aptos" w:cs="Calibri Light"/>
                <w:color w:val="000000"/>
                <w:sz w:val="17"/>
                <w:szCs w:val="17"/>
              </w:rPr>
              <w:t>I only help with paper, plastic, and batteries. For other or dangerous items, ask a teacher.</w:t>
            </w:r>
          </w:p>
        </w:tc>
      </w:tr>
    </w:tbl>
    <w:p w14:paraId="000000C7" w14:textId="77777777" w:rsidR="00CC5DCB" w:rsidRPr="00E544F1" w:rsidRDefault="00000000">
      <w:pPr>
        <w:keepNext/>
        <w:spacing w:before="160" w:after="80"/>
        <w:rPr>
          <w:rFonts w:ascii="Aptos" w:hAnsi="Aptos" w:cs="Calibri Light"/>
        </w:rPr>
      </w:pPr>
      <w:r w:rsidRPr="00E544F1">
        <w:rPr>
          <w:rFonts w:ascii="Aptos" w:hAnsi="Aptos" w:cs="Calibri Light"/>
          <w:b/>
          <w:bCs/>
          <w:color w:val="1F4E78"/>
          <w:sz w:val="30"/>
          <w:szCs w:val="30"/>
        </w:rPr>
        <w:t>6. Testing and evidence capture</w:t>
      </w:r>
    </w:p>
    <w:p w14:paraId="000000C8" w14:textId="77777777" w:rsidR="00CC5DCB" w:rsidRPr="00E544F1" w:rsidRDefault="00000000">
      <w:pPr>
        <w:spacing w:after="100" w:line="252" w:lineRule="auto"/>
        <w:rPr>
          <w:rFonts w:ascii="Aptos" w:hAnsi="Aptos" w:cs="Calibri Light"/>
        </w:rPr>
      </w:pPr>
      <w:r w:rsidRPr="00E544F1">
        <w:rPr>
          <w:rFonts w:ascii="Aptos" w:hAnsi="Aptos" w:cs="Calibri Light"/>
          <w:color w:val="000000"/>
          <w:sz w:val="21"/>
          <w:szCs w:val="21"/>
        </w:rPr>
        <w:t>The group completes four tests. One of the four must be labelled as the CORE 1 principle test. A fifth test is only needed if none of the four can test the principle properly.</w:t>
      </w:r>
    </w:p>
    <w:p w14:paraId="000000C9"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t>Tests 1–2 — Two supported inputs</w:t>
      </w:r>
    </w:p>
    <w:p w14:paraId="000000CA" w14:textId="77777777" w:rsidR="00CC5DCB" w:rsidRPr="00E544F1" w:rsidRDefault="00000000">
      <w:pPr>
        <w:spacing w:before="40" w:after="40"/>
        <w:jc w:val="center"/>
        <w:rPr>
          <w:rFonts w:ascii="Aptos" w:hAnsi="Aptos" w:cs="Calibri Light"/>
        </w:rPr>
      </w:pPr>
      <w:r w:rsidRPr="00E544F1">
        <w:rPr>
          <w:rFonts w:ascii="Aptos" w:hAnsi="Aptos" w:cs="Calibri Light"/>
          <w:noProof/>
        </w:rPr>
        <w:drawing>
          <wp:inline distT="0" distB="0" distL="0" distR="0" wp14:anchorId="3D225446" wp14:editId="6907CC81">
            <wp:extent cx="6126480" cy="3508881"/>
            <wp:effectExtent l="0" t="0" r="0" b="0"/>
            <wp:docPr id="8" name="image5.png" descr="Scratch stage showing the expected response for menu choice 1 in the Recycling Helper example."/>
            <wp:cNvGraphicFramePr/>
            <a:graphic xmlns:a="http://schemas.openxmlformats.org/drawingml/2006/main">
              <a:graphicData uri="http://schemas.openxmlformats.org/drawingml/2006/picture">
                <pic:pic xmlns:pic="http://schemas.openxmlformats.org/drawingml/2006/picture">
                  <pic:nvPicPr>
                    <pic:cNvPr id="0" name="image5.png" descr="Scratch stage showing the expected response for menu choice 1 in the Recycling Helper example."/>
                    <pic:cNvPicPr preferRelativeResize="0"/>
                  </pic:nvPicPr>
                  <pic:blipFill>
                    <a:blip r:embed="rId13"/>
                    <a:srcRect/>
                    <a:stretch>
                      <a:fillRect/>
                    </a:stretch>
                  </pic:blipFill>
                  <pic:spPr>
                    <a:xfrm>
                      <a:off x="0" y="0"/>
                      <a:ext cx="6126480" cy="3508881"/>
                    </a:xfrm>
                    <a:prstGeom prst="rect">
                      <a:avLst/>
                    </a:prstGeom>
                    <a:ln/>
                  </pic:spPr>
                </pic:pic>
              </a:graphicData>
            </a:graphic>
          </wp:inline>
        </w:drawing>
      </w:r>
    </w:p>
    <w:p w14:paraId="000000CB" w14:textId="77777777" w:rsidR="00CC5DCB" w:rsidRPr="00E544F1" w:rsidRDefault="00000000">
      <w:pPr>
        <w:spacing w:after="100"/>
        <w:jc w:val="center"/>
        <w:rPr>
          <w:rFonts w:ascii="Aptos" w:hAnsi="Aptos" w:cs="Calibri Light"/>
        </w:rPr>
      </w:pPr>
      <w:r w:rsidRPr="00E544F1">
        <w:rPr>
          <w:rFonts w:ascii="Aptos" w:hAnsi="Aptos" w:cs="Calibri Light"/>
          <w:b/>
          <w:bCs/>
          <w:color w:val="555555"/>
          <w:sz w:val="17"/>
          <w:szCs w:val="17"/>
        </w:rPr>
        <w:t>Figure 6. Supported-input test: the planned category response appears. Record a second supported choice in the CORE 2 Student Design Worksheet; a second screenshot is optional.</w:t>
      </w:r>
    </w:p>
    <w:tbl>
      <w:tblPr>
        <w:tblStyle w:val="af5"/>
        <w:tblW w:w="97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6"/>
        <w:gridCol w:w="3528"/>
        <w:gridCol w:w="3096"/>
      </w:tblGrid>
      <w:tr w:rsidR="00CC5DCB" w:rsidRPr="00E544F1" w14:paraId="26770D9D" w14:textId="77777777">
        <w:trPr>
          <w:cantSplit/>
          <w:tblHeader/>
          <w:jc w:val="center"/>
        </w:trPr>
        <w:tc>
          <w:tcPr>
            <w:tcW w:w="3096" w:type="dxa"/>
            <w:shd w:val="clear" w:color="auto" w:fill="2F75B5"/>
            <w:tcMar>
              <w:top w:w="80" w:type="dxa"/>
              <w:left w:w="100" w:type="dxa"/>
              <w:bottom w:w="80" w:type="dxa"/>
              <w:right w:w="100" w:type="dxa"/>
            </w:tcMar>
          </w:tcPr>
          <w:p w14:paraId="000000CC"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What to add</w:t>
            </w:r>
          </w:p>
        </w:tc>
        <w:tc>
          <w:tcPr>
            <w:tcW w:w="3528" w:type="dxa"/>
            <w:shd w:val="clear" w:color="auto" w:fill="2F75B5"/>
            <w:tcMar>
              <w:top w:w="80" w:type="dxa"/>
              <w:left w:w="100" w:type="dxa"/>
              <w:bottom w:w="80" w:type="dxa"/>
              <w:right w:w="100" w:type="dxa"/>
            </w:tcMar>
          </w:tcPr>
          <w:p w14:paraId="000000CD"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Why it matters</w:t>
            </w:r>
          </w:p>
        </w:tc>
        <w:tc>
          <w:tcPr>
            <w:tcW w:w="3096" w:type="dxa"/>
            <w:shd w:val="clear" w:color="auto" w:fill="2F75B5"/>
            <w:tcMar>
              <w:top w:w="80" w:type="dxa"/>
              <w:left w:w="100" w:type="dxa"/>
              <w:bottom w:w="80" w:type="dxa"/>
              <w:right w:w="100" w:type="dxa"/>
            </w:tcMar>
          </w:tcPr>
          <w:p w14:paraId="000000CE"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Checkpoint</w:t>
            </w:r>
          </w:p>
        </w:tc>
      </w:tr>
      <w:tr w:rsidR="00CC5DCB" w:rsidRPr="00E544F1" w14:paraId="4051FDED" w14:textId="77777777">
        <w:trPr>
          <w:cantSplit/>
          <w:jc w:val="center"/>
        </w:trPr>
        <w:tc>
          <w:tcPr>
            <w:tcW w:w="3096" w:type="dxa"/>
            <w:shd w:val="clear" w:color="auto" w:fill="D9EAF7"/>
            <w:tcMar>
              <w:top w:w="80" w:type="dxa"/>
              <w:left w:w="100" w:type="dxa"/>
              <w:bottom w:w="80" w:type="dxa"/>
              <w:right w:w="100" w:type="dxa"/>
            </w:tcMar>
          </w:tcPr>
          <w:p w14:paraId="000000CF" w14:textId="77777777" w:rsidR="00CC5DCB" w:rsidRPr="00E544F1" w:rsidRDefault="00000000">
            <w:pPr>
              <w:rPr>
                <w:rFonts w:ascii="Aptos" w:hAnsi="Aptos" w:cs="Calibri Light"/>
              </w:rPr>
            </w:pPr>
            <w:r w:rsidRPr="00E544F1">
              <w:rPr>
                <w:rFonts w:ascii="Aptos" w:hAnsi="Aptos" w:cs="Calibri Light"/>
                <w:color w:val="000000"/>
                <w:sz w:val="18"/>
                <w:szCs w:val="18"/>
              </w:rPr>
              <w:t>Enter two different supported choices, such as 1 and 3. Capture at least one resulting response and record both tests in the CORE 2 Student Design Worksheet.</w:t>
            </w:r>
          </w:p>
        </w:tc>
        <w:tc>
          <w:tcPr>
            <w:tcW w:w="3528" w:type="dxa"/>
            <w:tcMar>
              <w:top w:w="80" w:type="dxa"/>
              <w:left w:w="100" w:type="dxa"/>
              <w:bottom w:w="80" w:type="dxa"/>
              <w:right w:w="100" w:type="dxa"/>
            </w:tcMar>
          </w:tcPr>
          <w:p w14:paraId="000000D0" w14:textId="77777777" w:rsidR="00CC5DCB" w:rsidRPr="00E544F1" w:rsidRDefault="00000000">
            <w:pPr>
              <w:rPr>
                <w:rFonts w:ascii="Aptos" w:hAnsi="Aptos" w:cs="Calibri Light"/>
              </w:rPr>
            </w:pPr>
            <w:r w:rsidRPr="00E544F1">
              <w:rPr>
                <w:rFonts w:ascii="Aptos" w:hAnsi="Aptos" w:cs="Calibri Light"/>
                <w:color w:val="000000"/>
                <w:sz w:val="18"/>
                <w:szCs w:val="18"/>
              </w:rPr>
              <w:t>Shows that at least two planned category-response connections work.</w:t>
            </w:r>
          </w:p>
        </w:tc>
        <w:tc>
          <w:tcPr>
            <w:tcW w:w="3096" w:type="dxa"/>
            <w:tcMar>
              <w:top w:w="80" w:type="dxa"/>
              <w:left w:w="100" w:type="dxa"/>
              <w:bottom w:w="80" w:type="dxa"/>
              <w:right w:w="100" w:type="dxa"/>
            </w:tcMar>
          </w:tcPr>
          <w:p w14:paraId="000000D1" w14:textId="77777777" w:rsidR="00CC5DCB" w:rsidRPr="00E544F1" w:rsidRDefault="00000000">
            <w:pPr>
              <w:rPr>
                <w:rFonts w:ascii="Aptos" w:hAnsi="Aptos" w:cs="Calibri Light"/>
              </w:rPr>
            </w:pPr>
            <w:r w:rsidRPr="00E544F1">
              <w:rPr>
                <w:rFonts w:ascii="Aptos" w:hAnsi="Aptos" w:cs="Calibri Light"/>
                <w:color w:val="000000"/>
                <w:sz w:val="18"/>
                <w:szCs w:val="18"/>
              </w:rPr>
              <w:t>Both responses match the selected categories and are clear to the target user.</w:t>
            </w:r>
          </w:p>
        </w:tc>
      </w:tr>
    </w:tbl>
    <w:p w14:paraId="000000D2" w14:textId="77777777" w:rsidR="00CC5DCB" w:rsidRPr="00E544F1" w:rsidRDefault="00CC5DCB">
      <w:pPr>
        <w:spacing w:after="20"/>
        <w:rPr>
          <w:rFonts w:ascii="Aptos" w:hAnsi="Aptos" w:cs="Calibri Light"/>
        </w:rPr>
      </w:pPr>
    </w:p>
    <w:p w14:paraId="000000D3"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lastRenderedPageBreak/>
        <w:t>Test 3 — Unclear input</w:t>
      </w:r>
    </w:p>
    <w:p w14:paraId="000000D4" w14:textId="77777777" w:rsidR="00CC5DCB" w:rsidRPr="00E544F1" w:rsidRDefault="00000000">
      <w:pPr>
        <w:spacing w:before="40" w:after="40"/>
        <w:jc w:val="center"/>
        <w:rPr>
          <w:rFonts w:ascii="Aptos" w:hAnsi="Aptos" w:cs="Calibri Light"/>
        </w:rPr>
      </w:pPr>
      <w:r w:rsidRPr="00E544F1">
        <w:rPr>
          <w:rFonts w:ascii="Aptos" w:hAnsi="Aptos" w:cs="Calibri Light"/>
          <w:noProof/>
        </w:rPr>
        <w:drawing>
          <wp:inline distT="0" distB="0" distL="0" distR="0" wp14:anchorId="6B3D7137" wp14:editId="2F2D2A97">
            <wp:extent cx="6126480" cy="3508881"/>
            <wp:effectExtent l="0" t="0" r="0" b="0"/>
            <wp:docPr id="7" name="image4.png" descr="Scratch stage showing the fallback message that redirects the user to the three supported categories."/>
            <wp:cNvGraphicFramePr/>
            <a:graphic xmlns:a="http://schemas.openxmlformats.org/drawingml/2006/main">
              <a:graphicData uri="http://schemas.openxmlformats.org/drawingml/2006/picture">
                <pic:pic xmlns:pic="http://schemas.openxmlformats.org/drawingml/2006/picture">
                  <pic:nvPicPr>
                    <pic:cNvPr id="0" name="image4.png" descr="Scratch stage showing the fallback message that redirects the user to the three supported categories."/>
                    <pic:cNvPicPr preferRelativeResize="0"/>
                  </pic:nvPicPr>
                  <pic:blipFill>
                    <a:blip r:embed="rId14"/>
                    <a:srcRect/>
                    <a:stretch>
                      <a:fillRect/>
                    </a:stretch>
                  </pic:blipFill>
                  <pic:spPr>
                    <a:xfrm>
                      <a:off x="0" y="0"/>
                      <a:ext cx="6126480" cy="3508881"/>
                    </a:xfrm>
                    <a:prstGeom prst="rect">
                      <a:avLst/>
                    </a:prstGeom>
                    <a:ln/>
                  </pic:spPr>
                </pic:pic>
              </a:graphicData>
            </a:graphic>
          </wp:inline>
        </w:drawing>
      </w:r>
    </w:p>
    <w:p w14:paraId="000000D5" w14:textId="77777777" w:rsidR="00CC5DCB" w:rsidRPr="00E544F1" w:rsidRDefault="00000000">
      <w:pPr>
        <w:spacing w:after="100"/>
        <w:jc w:val="center"/>
        <w:rPr>
          <w:rFonts w:ascii="Aptos" w:hAnsi="Aptos" w:cs="Calibri Light"/>
        </w:rPr>
      </w:pPr>
      <w:r w:rsidRPr="00E544F1">
        <w:rPr>
          <w:rFonts w:ascii="Aptos" w:hAnsi="Aptos" w:cs="Calibri Light"/>
          <w:b/>
          <w:bCs/>
          <w:color w:val="555555"/>
          <w:sz w:val="17"/>
          <w:szCs w:val="17"/>
        </w:rPr>
        <w:t>Figure 7. Fallback evidence after an unsupported input.</w:t>
      </w:r>
    </w:p>
    <w:tbl>
      <w:tblPr>
        <w:tblStyle w:val="af6"/>
        <w:tblW w:w="97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6"/>
        <w:gridCol w:w="3528"/>
        <w:gridCol w:w="3096"/>
      </w:tblGrid>
      <w:tr w:rsidR="00CC5DCB" w:rsidRPr="00E544F1" w14:paraId="2487484A" w14:textId="77777777">
        <w:trPr>
          <w:cantSplit/>
          <w:tblHeader/>
          <w:jc w:val="center"/>
        </w:trPr>
        <w:tc>
          <w:tcPr>
            <w:tcW w:w="3096" w:type="dxa"/>
            <w:shd w:val="clear" w:color="auto" w:fill="2F75B5"/>
            <w:tcMar>
              <w:top w:w="80" w:type="dxa"/>
              <w:left w:w="100" w:type="dxa"/>
              <w:bottom w:w="80" w:type="dxa"/>
              <w:right w:w="100" w:type="dxa"/>
            </w:tcMar>
          </w:tcPr>
          <w:p w14:paraId="000000D6"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What to add</w:t>
            </w:r>
          </w:p>
        </w:tc>
        <w:tc>
          <w:tcPr>
            <w:tcW w:w="3528" w:type="dxa"/>
            <w:shd w:val="clear" w:color="auto" w:fill="2F75B5"/>
            <w:tcMar>
              <w:top w:w="80" w:type="dxa"/>
              <w:left w:w="100" w:type="dxa"/>
              <w:bottom w:w="80" w:type="dxa"/>
              <w:right w:w="100" w:type="dxa"/>
            </w:tcMar>
          </w:tcPr>
          <w:p w14:paraId="000000D7"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Why it matters</w:t>
            </w:r>
          </w:p>
        </w:tc>
        <w:tc>
          <w:tcPr>
            <w:tcW w:w="3096" w:type="dxa"/>
            <w:shd w:val="clear" w:color="auto" w:fill="2F75B5"/>
            <w:tcMar>
              <w:top w:w="80" w:type="dxa"/>
              <w:left w:w="100" w:type="dxa"/>
              <w:bottom w:w="80" w:type="dxa"/>
              <w:right w:w="100" w:type="dxa"/>
            </w:tcMar>
          </w:tcPr>
          <w:p w14:paraId="000000D8"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Checkpoint</w:t>
            </w:r>
          </w:p>
        </w:tc>
      </w:tr>
      <w:tr w:rsidR="00CC5DCB" w:rsidRPr="00E544F1" w14:paraId="74ECF487" w14:textId="77777777">
        <w:trPr>
          <w:cantSplit/>
          <w:jc w:val="center"/>
        </w:trPr>
        <w:tc>
          <w:tcPr>
            <w:tcW w:w="3096" w:type="dxa"/>
            <w:shd w:val="clear" w:color="auto" w:fill="D9EAF7"/>
            <w:tcMar>
              <w:top w:w="80" w:type="dxa"/>
              <w:left w:w="100" w:type="dxa"/>
              <w:bottom w:w="80" w:type="dxa"/>
              <w:right w:w="100" w:type="dxa"/>
            </w:tcMar>
          </w:tcPr>
          <w:p w14:paraId="000000D9" w14:textId="77777777" w:rsidR="00CC5DCB" w:rsidRPr="00E544F1" w:rsidRDefault="00000000">
            <w:pPr>
              <w:rPr>
                <w:rFonts w:ascii="Aptos" w:hAnsi="Aptos" w:cs="Calibri Light"/>
              </w:rPr>
            </w:pPr>
            <w:r w:rsidRPr="00E544F1">
              <w:rPr>
                <w:rFonts w:ascii="Aptos" w:hAnsi="Aptos" w:cs="Calibri Light"/>
                <w:color w:val="000000"/>
                <w:sz w:val="18"/>
                <w:szCs w:val="18"/>
              </w:rPr>
              <w:t>Enter an unclear or mistyped input that is not 1, 2, or 3.</w:t>
            </w:r>
          </w:p>
        </w:tc>
        <w:tc>
          <w:tcPr>
            <w:tcW w:w="3528" w:type="dxa"/>
            <w:tcMar>
              <w:top w:w="80" w:type="dxa"/>
              <w:left w:w="100" w:type="dxa"/>
              <w:bottom w:w="80" w:type="dxa"/>
              <w:right w:w="100" w:type="dxa"/>
            </w:tcMar>
          </w:tcPr>
          <w:p w14:paraId="000000DA" w14:textId="77777777" w:rsidR="00CC5DCB" w:rsidRPr="00E544F1" w:rsidRDefault="00000000">
            <w:pPr>
              <w:rPr>
                <w:rFonts w:ascii="Aptos" w:hAnsi="Aptos" w:cs="Calibri Light"/>
              </w:rPr>
            </w:pPr>
            <w:r w:rsidRPr="00E544F1">
              <w:rPr>
                <w:rFonts w:ascii="Aptos" w:hAnsi="Aptos" w:cs="Calibri Light"/>
                <w:color w:val="000000"/>
                <w:sz w:val="18"/>
                <w:szCs w:val="18"/>
              </w:rPr>
              <w:t>Checks the first message in the final else branch: the chatbot does not guess and helps the user recover.</w:t>
            </w:r>
          </w:p>
        </w:tc>
        <w:tc>
          <w:tcPr>
            <w:tcW w:w="3096" w:type="dxa"/>
            <w:tcMar>
              <w:top w:w="80" w:type="dxa"/>
              <w:left w:w="100" w:type="dxa"/>
              <w:bottom w:w="80" w:type="dxa"/>
              <w:right w:w="100" w:type="dxa"/>
            </w:tcMar>
          </w:tcPr>
          <w:p w14:paraId="000000DB" w14:textId="77777777" w:rsidR="00CC5DCB" w:rsidRPr="00E544F1" w:rsidRDefault="00000000">
            <w:pPr>
              <w:rPr>
                <w:rFonts w:ascii="Aptos" w:hAnsi="Aptos" w:cs="Calibri Light"/>
              </w:rPr>
            </w:pPr>
            <w:r w:rsidRPr="00E544F1">
              <w:rPr>
                <w:rFonts w:ascii="Aptos" w:hAnsi="Aptos" w:cs="Calibri Light"/>
                <w:color w:val="000000"/>
                <w:sz w:val="18"/>
                <w:szCs w:val="18"/>
              </w:rPr>
              <w:t>The fallback names or restates the supported categories.</w:t>
            </w:r>
          </w:p>
        </w:tc>
      </w:tr>
    </w:tbl>
    <w:p w14:paraId="000000DC" w14:textId="77777777" w:rsidR="00CC5DCB" w:rsidRPr="00E544F1" w:rsidRDefault="00CC5DCB">
      <w:pPr>
        <w:spacing w:after="20"/>
        <w:rPr>
          <w:rFonts w:ascii="Aptos" w:hAnsi="Aptos" w:cs="Calibri Light"/>
        </w:rPr>
      </w:pPr>
    </w:p>
    <w:p w14:paraId="000000DD"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lastRenderedPageBreak/>
        <w:t>Test 4 — Outside-scope / limitation test</w:t>
      </w:r>
    </w:p>
    <w:p w14:paraId="000000DE" w14:textId="77777777" w:rsidR="00CC5DCB" w:rsidRPr="00E544F1" w:rsidRDefault="00000000">
      <w:pPr>
        <w:spacing w:before="40" w:after="40"/>
        <w:jc w:val="center"/>
        <w:rPr>
          <w:rFonts w:ascii="Aptos" w:hAnsi="Aptos" w:cs="Calibri Light"/>
        </w:rPr>
      </w:pPr>
      <w:r w:rsidRPr="00E544F1">
        <w:rPr>
          <w:rFonts w:ascii="Aptos" w:hAnsi="Aptos" w:cs="Calibri Light"/>
          <w:noProof/>
        </w:rPr>
        <w:drawing>
          <wp:inline distT="0" distB="0" distL="0" distR="0" wp14:anchorId="72C7B400" wp14:editId="72515956">
            <wp:extent cx="6126480" cy="3508881"/>
            <wp:effectExtent l="0" t="0" r="0" b="0"/>
            <wp:docPr id="10" name="image10.png" descr="Scratch stage showing the limitation message for an outside-topic or dangerous item question."/>
            <wp:cNvGraphicFramePr/>
            <a:graphic xmlns:a="http://schemas.openxmlformats.org/drawingml/2006/main">
              <a:graphicData uri="http://schemas.openxmlformats.org/drawingml/2006/picture">
                <pic:pic xmlns:pic="http://schemas.openxmlformats.org/drawingml/2006/picture">
                  <pic:nvPicPr>
                    <pic:cNvPr id="0" name="image10.png" descr="Scratch stage showing the limitation message for an outside-topic or dangerous item question."/>
                    <pic:cNvPicPr preferRelativeResize="0"/>
                  </pic:nvPicPr>
                  <pic:blipFill>
                    <a:blip r:embed="rId15"/>
                    <a:srcRect/>
                    <a:stretch>
                      <a:fillRect/>
                    </a:stretch>
                  </pic:blipFill>
                  <pic:spPr>
                    <a:xfrm>
                      <a:off x="0" y="0"/>
                      <a:ext cx="6126480" cy="3508881"/>
                    </a:xfrm>
                    <a:prstGeom prst="rect">
                      <a:avLst/>
                    </a:prstGeom>
                    <a:ln/>
                  </pic:spPr>
                </pic:pic>
              </a:graphicData>
            </a:graphic>
          </wp:inline>
        </w:drawing>
      </w:r>
    </w:p>
    <w:p w14:paraId="000000DF" w14:textId="77777777" w:rsidR="00CC5DCB" w:rsidRPr="00E544F1" w:rsidRDefault="00000000">
      <w:pPr>
        <w:spacing w:after="100"/>
        <w:jc w:val="center"/>
        <w:rPr>
          <w:rFonts w:ascii="Aptos" w:hAnsi="Aptos" w:cs="Calibri Light"/>
        </w:rPr>
      </w:pPr>
      <w:r w:rsidRPr="00E544F1">
        <w:rPr>
          <w:rFonts w:ascii="Aptos" w:hAnsi="Aptos" w:cs="Calibri Light"/>
          <w:b/>
          <w:bCs/>
          <w:color w:val="555555"/>
          <w:sz w:val="17"/>
          <w:szCs w:val="17"/>
        </w:rPr>
        <w:t>Figure 8. Limitation evidence and redirection to a teacher.</w:t>
      </w:r>
    </w:p>
    <w:tbl>
      <w:tblPr>
        <w:tblStyle w:val="af7"/>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4"/>
        <w:gridCol w:w="3524"/>
        <w:gridCol w:w="3740"/>
      </w:tblGrid>
      <w:tr w:rsidR="00CC5DCB" w:rsidRPr="00E544F1" w14:paraId="416DE158" w14:textId="77777777">
        <w:trPr>
          <w:cantSplit/>
          <w:tblHeader/>
          <w:jc w:val="center"/>
        </w:trPr>
        <w:tc>
          <w:tcPr>
            <w:tcW w:w="3094" w:type="dxa"/>
            <w:shd w:val="clear" w:color="auto" w:fill="2F75B5"/>
            <w:tcMar>
              <w:top w:w="80" w:type="dxa"/>
              <w:left w:w="100" w:type="dxa"/>
              <w:bottom w:w="80" w:type="dxa"/>
              <w:right w:w="100" w:type="dxa"/>
            </w:tcMar>
          </w:tcPr>
          <w:p w14:paraId="000000E0"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What to add</w:t>
            </w:r>
          </w:p>
        </w:tc>
        <w:tc>
          <w:tcPr>
            <w:tcW w:w="3524" w:type="dxa"/>
            <w:shd w:val="clear" w:color="auto" w:fill="2F75B5"/>
            <w:tcMar>
              <w:top w:w="80" w:type="dxa"/>
              <w:left w:w="100" w:type="dxa"/>
              <w:bottom w:w="80" w:type="dxa"/>
              <w:right w:w="100" w:type="dxa"/>
            </w:tcMar>
          </w:tcPr>
          <w:p w14:paraId="000000E1"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Why it matters</w:t>
            </w:r>
          </w:p>
        </w:tc>
        <w:tc>
          <w:tcPr>
            <w:tcW w:w="3740" w:type="dxa"/>
            <w:shd w:val="clear" w:color="auto" w:fill="2F75B5"/>
            <w:tcMar>
              <w:top w:w="80" w:type="dxa"/>
              <w:left w:w="100" w:type="dxa"/>
              <w:bottom w:w="80" w:type="dxa"/>
              <w:right w:w="100" w:type="dxa"/>
            </w:tcMar>
          </w:tcPr>
          <w:p w14:paraId="000000E2" w14:textId="77777777" w:rsidR="00CC5DCB" w:rsidRPr="00E544F1" w:rsidRDefault="00000000">
            <w:pPr>
              <w:jc w:val="center"/>
              <w:rPr>
                <w:rFonts w:ascii="Aptos" w:hAnsi="Aptos" w:cs="Calibri Light"/>
              </w:rPr>
            </w:pPr>
            <w:r w:rsidRPr="00E544F1">
              <w:rPr>
                <w:rFonts w:ascii="Aptos" w:hAnsi="Aptos" w:cs="Calibri Light"/>
                <w:b/>
                <w:bCs/>
                <w:color w:val="FFFFFF"/>
                <w:sz w:val="19"/>
                <w:szCs w:val="19"/>
              </w:rPr>
              <w:t>Checkpoint</w:t>
            </w:r>
          </w:p>
        </w:tc>
      </w:tr>
      <w:tr w:rsidR="00CC5DCB" w:rsidRPr="00E544F1" w14:paraId="2F6AC204" w14:textId="77777777">
        <w:trPr>
          <w:cantSplit/>
          <w:jc w:val="center"/>
        </w:trPr>
        <w:tc>
          <w:tcPr>
            <w:tcW w:w="3094" w:type="dxa"/>
            <w:shd w:val="clear" w:color="auto" w:fill="D9EAF7"/>
            <w:tcMar>
              <w:top w:w="80" w:type="dxa"/>
              <w:left w:w="100" w:type="dxa"/>
              <w:bottom w:w="80" w:type="dxa"/>
              <w:right w:w="100" w:type="dxa"/>
            </w:tcMar>
          </w:tcPr>
          <w:p w14:paraId="000000E3" w14:textId="77777777" w:rsidR="00CC5DCB" w:rsidRPr="00E544F1" w:rsidRDefault="00000000">
            <w:pPr>
              <w:rPr>
                <w:rFonts w:ascii="Aptos" w:hAnsi="Aptos" w:cs="Calibri Light"/>
              </w:rPr>
            </w:pPr>
            <w:r w:rsidRPr="00E544F1">
              <w:rPr>
                <w:rFonts w:ascii="Aptos" w:hAnsi="Aptos" w:cs="Calibri Light"/>
                <w:color w:val="000000"/>
                <w:sz w:val="18"/>
                <w:szCs w:val="18"/>
              </w:rPr>
              <w:t>Use an outside-topic or potentially unsafe question, such as “Can I recycle medicines?” In the minimum menu version, this also enters the final else branch.</w:t>
            </w:r>
          </w:p>
        </w:tc>
        <w:tc>
          <w:tcPr>
            <w:tcW w:w="3524" w:type="dxa"/>
            <w:tcMar>
              <w:top w:w="80" w:type="dxa"/>
              <w:left w:w="100" w:type="dxa"/>
              <w:bottom w:w="80" w:type="dxa"/>
              <w:right w:w="100" w:type="dxa"/>
            </w:tcMar>
          </w:tcPr>
          <w:p w14:paraId="000000E4" w14:textId="77777777" w:rsidR="00CC5DCB" w:rsidRPr="00E544F1" w:rsidRDefault="00000000">
            <w:pPr>
              <w:rPr>
                <w:rFonts w:ascii="Aptos" w:hAnsi="Aptos" w:cs="Calibri Light"/>
              </w:rPr>
            </w:pPr>
            <w:r w:rsidRPr="00E544F1">
              <w:rPr>
                <w:rFonts w:ascii="Aptos" w:hAnsi="Aptos" w:cs="Calibri Light"/>
                <w:color w:val="000000"/>
                <w:sz w:val="18"/>
                <w:szCs w:val="18"/>
              </w:rPr>
              <w:t>Checks the second message in the final else branch: the chatbot explains its limits and redirects safely.</w:t>
            </w:r>
          </w:p>
        </w:tc>
        <w:tc>
          <w:tcPr>
            <w:tcW w:w="3740" w:type="dxa"/>
            <w:tcMar>
              <w:top w:w="80" w:type="dxa"/>
              <w:left w:w="100" w:type="dxa"/>
              <w:bottom w:w="80" w:type="dxa"/>
              <w:right w:w="100" w:type="dxa"/>
            </w:tcMar>
          </w:tcPr>
          <w:p w14:paraId="000000E5" w14:textId="77777777" w:rsidR="00CC5DCB" w:rsidRPr="00E544F1" w:rsidRDefault="00000000">
            <w:pPr>
              <w:rPr>
                <w:rFonts w:ascii="Aptos" w:hAnsi="Aptos" w:cs="Calibri Light"/>
              </w:rPr>
            </w:pPr>
            <w:r w:rsidRPr="00E544F1">
              <w:rPr>
                <w:rFonts w:ascii="Aptos" w:hAnsi="Aptos" w:cs="Calibri Light"/>
                <w:color w:val="000000"/>
                <w:sz w:val="18"/>
                <w:szCs w:val="18"/>
              </w:rPr>
              <w:t xml:space="preserve">Label this row </w:t>
            </w:r>
            <w:r w:rsidRPr="00E544F1">
              <w:rPr>
                <w:rFonts w:ascii="Segoe UI Symbol" w:hAnsi="Segoe UI Symbol" w:cs="Segoe UI Symbol"/>
                <w:color w:val="000000"/>
                <w:sz w:val="18"/>
                <w:szCs w:val="18"/>
              </w:rPr>
              <w:t>★</w:t>
            </w:r>
            <w:r w:rsidRPr="00E544F1">
              <w:rPr>
                <w:rFonts w:ascii="Aptos" w:hAnsi="Aptos" w:cs="Calibri Light"/>
                <w:color w:val="000000"/>
                <w:sz w:val="18"/>
                <w:szCs w:val="18"/>
              </w:rPr>
              <w:t xml:space="preserve"> CORE 1 principle test when the principle concerns limits, safety, privacy, or not guessing.</w:t>
            </w:r>
          </w:p>
        </w:tc>
      </w:tr>
      <w:tr w:rsidR="00CC5DCB" w:rsidRPr="00E544F1" w14:paraId="2DA1CD26" w14:textId="77777777">
        <w:trPr>
          <w:cantSplit/>
          <w:jc w:val="center"/>
        </w:trPr>
        <w:tc>
          <w:tcPr>
            <w:tcW w:w="10358" w:type="dxa"/>
            <w:gridSpan w:val="3"/>
            <w:shd w:val="clear" w:color="auto" w:fill="D9EAD3"/>
            <w:vAlign w:val="center"/>
          </w:tcPr>
          <w:p w14:paraId="000000E6" w14:textId="77777777" w:rsidR="00CC5DCB" w:rsidRPr="00E544F1" w:rsidRDefault="00000000">
            <w:pPr>
              <w:rPr>
                <w:rFonts w:ascii="Aptos" w:hAnsi="Aptos" w:cs="Calibri Light"/>
              </w:rPr>
            </w:pPr>
            <w:r w:rsidRPr="00E544F1">
              <w:rPr>
                <w:rFonts w:ascii="Aptos" w:hAnsi="Aptos" w:cs="Calibri Light"/>
                <w:b/>
                <w:bCs/>
              </w:rPr>
              <w:t>Saving and sharing plan before CORE 3</w:t>
            </w:r>
          </w:p>
        </w:tc>
      </w:tr>
      <w:tr w:rsidR="00CC5DCB" w:rsidRPr="00E544F1" w14:paraId="3347FF66" w14:textId="77777777">
        <w:trPr>
          <w:cantSplit/>
          <w:jc w:val="center"/>
        </w:trPr>
        <w:tc>
          <w:tcPr>
            <w:tcW w:w="10358" w:type="dxa"/>
            <w:gridSpan w:val="3"/>
            <w:vAlign w:val="center"/>
          </w:tcPr>
          <w:p w14:paraId="000000E9" w14:textId="77777777" w:rsidR="00CC5DCB" w:rsidRPr="00E544F1" w:rsidRDefault="00000000">
            <w:pPr>
              <w:rPr>
                <w:rFonts w:ascii="Aptos" w:hAnsi="Aptos" w:cs="Calibri Light"/>
              </w:rPr>
            </w:pPr>
            <w:r w:rsidRPr="00E544F1">
              <w:rPr>
                <w:rFonts w:ascii="Aptos" w:hAnsi="Aptos" w:cs="Calibri Light"/>
              </w:rPr>
              <w:t>Before testing ends, save the project using a group-based filename such as GroupName_CORE2_Chatbot.sb3. If school accounts are used, confirm that the project link can be opened by the testing group. If links cannot be shared, export the .sb3 file to the teacher’s folder, school drive, or approved removable storage.</w:t>
            </w:r>
          </w:p>
        </w:tc>
      </w:tr>
      <w:tr w:rsidR="00CC5DCB" w:rsidRPr="00E544F1" w14:paraId="6C1DC8AA" w14:textId="77777777">
        <w:trPr>
          <w:cantSplit/>
          <w:jc w:val="center"/>
        </w:trPr>
        <w:tc>
          <w:tcPr>
            <w:tcW w:w="10358" w:type="dxa"/>
            <w:gridSpan w:val="3"/>
            <w:vAlign w:val="center"/>
          </w:tcPr>
          <w:p w14:paraId="000000EC" w14:textId="77777777" w:rsidR="00CC5DCB" w:rsidRPr="00E544F1" w:rsidRDefault="00000000">
            <w:pPr>
              <w:rPr>
                <w:rFonts w:ascii="Aptos" w:hAnsi="Aptos" w:cs="Calibri Light"/>
              </w:rPr>
            </w:pPr>
            <w:r w:rsidRPr="00E544F1">
              <w:rPr>
                <w:rFonts w:ascii="Aptos" w:hAnsi="Aptos" w:cs="Calibri Light"/>
              </w:rPr>
              <w:t>The teacher should record which group owns each project and where it is stored. CORE 3 should begin with projects already accessible; it should not spend time recovering files or rebuilding code.</w:t>
            </w:r>
          </w:p>
        </w:tc>
      </w:tr>
    </w:tbl>
    <w:p w14:paraId="000000EF" w14:textId="77777777" w:rsidR="00CC5DCB" w:rsidRPr="00E544F1" w:rsidRDefault="00CC5DCB">
      <w:pPr>
        <w:spacing w:after="20"/>
        <w:rPr>
          <w:rFonts w:ascii="Aptos" w:hAnsi="Aptos" w:cs="Calibri Light"/>
        </w:rPr>
      </w:pPr>
    </w:p>
    <w:p w14:paraId="000000F0" w14:textId="77777777" w:rsidR="00CC5DCB" w:rsidRPr="00E544F1" w:rsidRDefault="00000000">
      <w:pPr>
        <w:rPr>
          <w:rFonts w:ascii="Aptos" w:hAnsi="Aptos" w:cs="Calibri Light"/>
        </w:rPr>
      </w:pPr>
      <w:r w:rsidRPr="00E544F1">
        <w:rPr>
          <w:rFonts w:ascii="Aptos" w:hAnsi="Aptos" w:cs="Calibri Light"/>
        </w:rPr>
        <w:br w:type="page"/>
      </w:r>
    </w:p>
    <w:p w14:paraId="000000F1" w14:textId="77777777" w:rsidR="00CC5DCB" w:rsidRPr="00E544F1" w:rsidRDefault="00000000">
      <w:pPr>
        <w:keepNext/>
        <w:spacing w:before="160" w:after="80"/>
        <w:rPr>
          <w:rFonts w:ascii="Aptos" w:hAnsi="Aptos" w:cs="Calibri Light"/>
        </w:rPr>
      </w:pPr>
      <w:r w:rsidRPr="00E544F1">
        <w:rPr>
          <w:rFonts w:ascii="Aptos" w:hAnsi="Aptos" w:cs="Calibri Light"/>
          <w:b/>
          <w:bCs/>
          <w:color w:val="1F4E78"/>
          <w:sz w:val="30"/>
          <w:szCs w:val="30"/>
        </w:rPr>
        <w:lastRenderedPageBreak/>
        <w:t>7. Mandatory CORE 1 Principle Trace</w:t>
      </w:r>
    </w:p>
    <w:p w14:paraId="000000F2" w14:textId="77777777" w:rsidR="00CC5DCB" w:rsidRPr="00E544F1" w:rsidRDefault="00000000">
      <w:pPr>
        <w:spacing w:after="100" w:line="252" w:lineRule="auto"/>
        <w:rPr>
          <w:rFonts w:ascii="Aptos" w:hAnsi="Aptos" w:cs="Calibri Light"/>
        </w:rPr>
      </w:pPr>
      <w:r w:rsidRPr="00E544F1">
        <w:rPr>
          <w:rFonts w:ascii="Aptos" w:hAnsi="Aptos" w:cs="Calibri Light"/>
          <w:color w:val="000000"/>
          <w:sz w:val="21"/>
          <w:szCs w:val="21"/>
        </w:rPr>
        <w:t>The full Principle Trace is recorded once in the Student Design Worksheet. The Scratch project and screenshots provide the implementation evidence.</w:t>
      </w:r>
    </w:p>
    <w:p w14:paraId="000000F3" w14:textId="77777777" w:rsidR="00CC5DCB" w:rsidRPr="00E544F1" w:rsidRDefault="00000000">
      <w:pPr>
        <w:spacing w:before="40" w:after="40"/>
        <w:jc w:val="center"/>
        <w:rPr>
          <w:rFonts w:ascii="Aptos" w:hAnsi="Aptos" w:cs="Calibri Light"/>
        </w:rPr>
      </w:pPr>
      <w:r w:rsidRPr="00E544F1">
        <w:rPr>
          <w:rFonts w:ascii="Aptos" w:hAnsi="Aptos" w:cs="Calibri Light"/>
          <w:noProof/>
        </w:rPr>
        <w:drawing>
          <wp:inline distT="0" distB="0" distL="0" distR="0" wp14:anchorId="35DD2377" wp14:editId="7FA6635E">
            <wp:extent cx="5074920" cy="4706762"/>
            <wp:effectExtent l="0" t="0" r="0" b="0"/>
            <wp:docPr id="9" name="image2.png" descr="Completed Recycling Helper script with a comment showing the CORE 1 principle and the exact feature where it is implemented."/>
            <wp:cNvGraphicFramePr/>
            <a:graphic xmlns:a="http://schemas.openxmlformats.org/drawingml/2006/main">
              <a:graphicData uri="http://schemas.openxmlformats.org/drawingml/2006/picture">
                <pic:pic xmlns:pic="http://schemas.openxmlformats.org/drawingml/2006/picture">
                  <pic:nvPicPr>
                    <pic:cNvPr id="0" name="image2.png" descr="Completed Recycling Helper script with a comment showing the CORE 1 principle and the exact feature where it is implemented."/>
                    <pic:cNvPicPr preferRelativeResize="0"/>
                  </pic:nvPicPr>
                  <pic:blipFill>
                    <a:blip r:embed="rId16"/>
                    <a:srcRect/>
                    <a:stretch>
                      <a:fillRect/>
                    </a:stretch>
                  </pic:blipFill>
                  <pic:spPr>
                    <a:xfrm>
                      <a:off x="0" y="0"/>
                      <a:ext cx="5074920" cy="4706762"/>
                    </a:xfrm>
                    <a:prstGeom prst="rect">
                      <a:avLst/>
                    </a:prstGeom>
                    <a:ln/>
                  </pic:spPr>
                </pic:pic>
              </a:graphicData>
            </a:graphic>
          </wp:inline>
        </w:drawing>
      </w:r>
    </w:p>
    <w:p w14:paraId="000000F4" w14:textId="77777777" w:rsidR="00CC5DCB" w:rsidRPr="00E544F1" w:rsidRDefault="00000000">
      <w:pPr>
        <w:spacing w:after="100"/>
        <w:jc w:val="center"/>
        <w:rPr>
          <w:rFonts w:ascii="Aptos" w:hAnsi="Aptos" w:cs="Calibri Light"/>
        </w:rPr>
      </w:pPr>
      <w:r w:rsidRPr="00E544F1">
        <w:rPr>
          <w:rFonts w:ascii="Aptos" w:hAnsi="Aptos" w:cs="Calibri Light"/>
          <w:b/>
          <w:bCs/>
          <w:color w:val="555555"/>
          <w:sz w:val="17"/>
          <w:szCs w:val="17"/>
        </w:rPr>
        <w:t>Figure 9. Scratch comment identifying the CORE 1 principle and implemented feature.</w:t>
      </w:r>
    </w:p>
    <w:tbl>
      <w:tblPr>
        <w:tblStyle w:val="af8"/>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6"/>
        <w:gridCol w:w="6840"/>
      </w:tblGrid>
      <w:tr w:rsidR="00CC5DCB" w:rsidRPr="00E544F1" w14:paraId="4DA80F14" w14:textId="77777777">
        <w:trPr>
          <w:cantSplit/>
          <w:tblHeader/>
          <w:jc w:val="center"/>
        </w:trPr>
        <w:tc>
          <w:tcPr>
            <w:tcW w:w="3096" w:type="dxa"/>
            <w:shd w:val="clear" w:color="auto" w:fill="7030A0"/>
            <w:tcMar>
              <w:top w:w="80" w:type="dxa"/>
              <w:left w:w="100" w:type="dxa"/>
              <w:bottom w:w="80" w:type="dxa"/>
              <w:right w:w="100" w:type="dxa"/>
            </w:tcMar>
          </w:tcPr>
          <w:p w14:paraId="000000F5" w14:textId="77777777" w:rsidR="00CC5DCB" w:rsidRPr="00E544F1" w:rsidRDefault="00000000">
            <w:pPr>
              <w:rPr>
                <w:rFonts w:ascii="Aptos" w:hAnsi="Aptos" w:cs="Calibri Light"/>
              </w:rPr>
            </w:pPr>
            <w:r w:rsidRPr="00E544F1">
              <w:rPr>
                <w:rFonts w:ascii="Aptos" w:hAnsi="Aptos" w:cs="Calibri Light"/>
                <w:b/>
                <w:bCs/>
                <w:color w:val="FFFFFF"/>
                <w:sz w:val="19"/>
                <w:szCs w:val="19"/>
              </w:rPr>
              <w:t>Trace stage</w:t>
            </w:r>
          </w:p>
        </w:tc>
        <w:tc>
          <w:tcPr>
            <w:tcW w:w="6840" w:type="dxa"/>
            <w:shd w:val="clear" w:color="auto" w:fill="7030A0"/>
            <w:tcMar>
              <w:top w:w="80" w:type="dxa"/>
              <w:left w:w="100" w:type="dxa"/>
              <w:bottom w:w="80" w:type="dxa"/>
              <w:right w:w="100" w:type="dxa"/>
            </w:tcMar>
          </w:tcPr>
          <w:p w14:paraId="000000F6" w14:textId="77777777" w:rsidR="00CC5DCB" w:rsidRPr="00E544F1" w:rsidRDefault="00000000">
            <w:pPr>
              <w:rPr>
                <w:rFonts w:ascii="Aptos" w:hAnsi="Aptos" w:cs="Calibri Light"/>
              </w:rPr>
            </w:pPr>
            <w:r w:rsidRPr="00E544F1">
              <w:rPr>
                <w:rFonts w:ascii="Aptos" w:hAnsi="Aptos" w:cs="Calibri Light"/>
                <w:b/>
                <w:bCs/>
                <w:color w:val="FFFFFF"/>
                <w:sz w:val="19"/>
                <w:szCs w:val="19"/>
              </w:rPr>
              <w:t>Worked example evidence</w:t>
            </w:r>
          </w:p>
        </w:tc>
      </w:tr>
      <w:tr w:rsidR="00CC5DCB" w:rsidRPr="00E544F1" w14:paraId="43574CB4" w14:textId="77777777">
        <w:trPr>
          <w:cantSplit/>
          <w:jc w:val="center"/>
        </w:trPr>
        <w:tc>
          <w:tcPr>
            <w:tcW w:w="3096" w:type="dxa"/>
            <w:shd w:val="clear" w:color="auto" w:fill="EADCF4"/>
            <w:tcMar>
              <w:top w:w="80" w:type="dxa"/>
              <w:left w:w="100" w:type="dxa"/>
              <w:bottom w:w="80" w:type="dxa"/>
              <w:right w:w="100" w:type="dxa"/>
            </w:tcMar>
          </w:tcPr>
          <w:p w14:paraId="000000F7" w14:textId="77777777" w:rsidR="00CC5DCB" w:rsidRPr="00E544F1" w:rsidRDefault="00000000">
            <w:pPr>
              <w:rPr>
                <w:rFonts w:ascii="Aptos" w:hAnsi="Aptos" w:cs="Calibri Light"/>
              </w:rPr>
            </w:pPr>
            <w:r w:rsidRPr="00E544F1">
              <w:rPr>
                <w:rFonts w:ascii="Aptos" w:hAnsi="Aptos" w:cs="Calibri Light"/>
                <w:b/>
                <w:bCs/>
                <w:color w:val="000000"/>
                <w:sz w:val="17"/>
                <w:szCs w:val="17"/>
              </w:rPr>
              <w:t>1. CORE 1 principle</w:t>
            </w:r>
          </w:p>
        </w:tc>
        <w:tc>
          <w:tcPr>
            <w:tcW w:w="6840" w:type="dxa"/>
            <w:tcMar>
              <w:top w:w="80" w:type="dxa"/>
              <w:left w:w="100" w:type="dxa"/>
              <w:bottom w:w="80" w:type="dxa"/>
              <w:right w:w="100" w:type="dxa"/>
            </w:tcMar>
          </w:tcPr>
          <w:p w14:paraId="000000F8" w14:textId="77777777" w:rsidR="00CC5DCB" w:rsidRPr="00E544F1" w:rsidRDefault="00000000">
            <w:pPr>
              <w:rPr>
                <w:rFonts w:ascii="Aptos" w:hAnsi="Aptos" w:cs="Calibri Light"/>
              </w:rPr>
            </w:pPr>
            <w:r w:rsidRPr="00E544F1">
              <w:rPr>
                <w:rFonts w:ascii="Aptos" w:hAnsi="Aptos" w:cs="Calibri Light"/>
                <w:color w:val="000000"/>
                <w:sz w:val="17"/>
                <w:szCs w:val="17"/>
              </w:rPr>
              <w:t>A good chatbot should explain its limits.</w:t>
            </w:r>
          </w:p>
        </w:tc>
      </w:tr>
      <w:tr w:rsidR="00CC5DCB" w:rsidRPr="00E544F1" w14:paraId="07267873" w14:textId="77777777">
        <w:trPr>
          <w:cantSplit/>
          <w:jc w:val="center"/>
        </w:trPr>
        <w:tc>
          <w:tcPr>
            <w:tcW w:w="3096" w:type="dxa"/>
            <w:shd w:val="clear" w:color="auto" w:fill="EADCF4"/>
            <w:tcMar>
              <w:top w:w="80" w:type="dxa"/>
              <w:left w:w="100" w:type="dxa"/>
              <w:bottom w:w="80" w:type="dxa"/>
              <w:right w:w="100" w:type="dxa"/>
            </w:tcMar>
          </w:tcPr>
          <w:p w14:paraId="000000F9" w14:textId="77777777" w:rsidR="00CC5DCB" w:rsidRPr="00E544F1" w:rsidRDefault="00000000">
            <w:pPr>
              <w:rPr>
                <w:rFonts w:ascii="Aptos" w:hAnsi="Aptos" w:cs="Calibri Light"/>
              </w:rPr>
            </w:pPr>
            <w:r w:rsidRPr="00E544F1">
              <w:rPr>
                <w:rFonts w:ascii="Aptos" w:hAnsi="Aptos" w:cs="Calibri Light"/>
                <w:b/>
                <w:bCs/>
                <w:color w:val="000000"/>
                <w:sz w:val="17"/>
                <w:szCs w:val="17"/>
              </w:rPr>
              <w:t>2. Design requirement</w:t>
            </w:r>
          </w:p>
        </w:tc>
        <w:tc>
          <w:tcPr>
            <w:tcW w:w="6840" w:type="dxa"/>
            <w:tcMar>
              <w:top w:w="80" w:type="dxa"/>
              <w:left w:w="100" w:type="dxa"/>
              <w:bottom w:w="80" w:type="dxa"/>
              <w:right w:w="100" w:type="dxa"/>
            </w:tcMar>
          </w:tcPr>
          <w:p w14:paraId="000000FA" w14:textId="77777777" w:rsidR="00CC5DCB" w:rsidRPr="00E544F1" w:rsidRDefault="00000000">
            <w:pPr>
              <w:rPr>
                <w:rFonts w:ascii="Aptos" w:hAnsi="Aptos" w:cs="Calibri Light"/>
              </w:rPr>
            </w:pPr>
            <w:r w:rsidRPr="00E544F1">
              <w:rPr>
                <w:rFonts w:ascii="Aptos" w:hAnsi="Aptos" w:cs="Calibri Light"/>
                <w:color w:val="000000"/>
                <w:sz w:val="17"/>
                <w:szCs w:val="17"/>
              </w:rPr>
              <w:t>The chatbot will state what it can answer and redirect unsupported questions.</w:t>
            </w:r>
          </w:p>
        </w:tc>
      </w:tr>
      <w:tr w:rsidR="00CC5DCB" w:rsidRPr="00E544F1" w14:paraId="69E78C32" w14:textId="77777777">
        <w:trPr>
          <w:cantSplit/>
          <w:jc w:val="center"/>
        </w:trPr>
        <w:tc>
          <w:tcPr>
            <w:tcW w:w="3096" w:type="dxa"/>
            <w:shd w:val="clear" w:color="auto" w:fill="EADCF4"/>
            <w:tcMar>
              <w:top w:w="80" w:type="dxa"/>
              <w:left w:w="100" w:type="dxa"/>
              <w:bottom w:w="80" w:type="dxa"/>
              <w:right w:w="100" w:type="dxa"/>
            </w:tcMar>
          </w:tcPr>
          <w:p w14:paraId="000000FB" w14:textId="77777777" w:rsidR="00CC5DCB" w:rsidRPr="00E544F1" w:rsidRDefault="00000000">
            <w:pPr>
              <w:rPr>
                <w:rFonts w:ascii="Aptos" w:hAnsi="Aptos" w:cs="Calibri Light"/>
              </w:rPr>
            </w:pPr>
            <w:r w:rsidRPr="00E544F1">
              <w:rPr>
                <w:rFonts w:ascii="Aptos" w:hAnsi="Aptos" w:cs="Calibri Light"/>
                <w:b/>
                <w:bCs/>
                <w:color w:val="000000"/>
                <w:sz w:val="17"/>
                <w:szCs w:val="17"/>
              </w:rPr>
              <w:t>3. Implemented feature</w:t>
            </w:r>
          </w:p>
        </w:tc>
        <w:tc>
          <w:tcPr>
            <w:tcW w:w="6840" w:type="dxa"/>
            <w:tcMar>
              <w:top w:w="80" w:type="dxa"/>
              <w:left w:w="100" w:type="dxa"/>
              <w:bottom w:w="80" w:type="dxa"/>
              <w:right w:w="100" w:type="dxa"/>
            </w:tcMar>
          </w:tcPr>
          <w:p w14:paraId="000000FC" w14:textId="77777777" w:rsidR="00CC5DCB" w:rsidRPr="00E544F1" w:rsidRDefault="00000000">
            <w:pPr>
              <w:rPr>
                <w:rFonts w:ascii="Aptos" w:hAnsi="Aptos" w:cs="Calibri Light"/>
              </w:rPr>
            </w:pPr>
            <w:r w:rsidRPr="00E544F1">
              <w:rPr>
                <w:rFonts w:ascii="Aptos" w:hAnsi="Aptos" w:cs="Calibri Light"/>
                <w:color w:val="000000"/>
                <w:sz w:val="17"/>
                <w:szCs w:val="17"/>
              </w:rPr>
              <w:t>The final limitation response in the last else branch.</w:t>
            </w:r>
          </w:p>
        </w:tc>
      </w:tr>
      <w:tr w:rsidR="00CC5DCB" w:rsidRPr="00E544F1" w14:paraId="72FA51BF" w14:textId="77777777">
        <w:trPr>
          <w:cantSplit/>
          <w:jc w:val="center"/>
        </w:trPr>
        <w:tc>
          <w:tcPr>
            <w:tcW w:w="3096" w:type="dxa"/>
            <w:shd w:val="clear" w:color="auto" w:fill="EADCF4"/>
            <w:tcMar>
              <w:top w:w="80" w:type="dxa"/>
              <w:left w:w="100" w:type="dxa"/>
              <w:bottom w:w="80" w:type="dxa"/>
              <w:right w:w="100" w:type="dxa"/>
            </w:tcMar>
          </w:tcPr>
          <w:p w14:paraId="000000FD" w14:textId="77777777" w:rsidR="00CC5DCB" w:rsidRPr="00E544F1" w:rsidRDefault="00000000">
            <w:pPr>
              <w:rPr>
                <w:rFonts w:ascii="Aptos" w:hAnsi="Aptos" w:cs="Calibri Light"/>
              </w:rPr>
            </w:pPr>
            <w:r w:rsidRPr="00E544F1">
              <w:rPr>
                <w:rFonts w:ascii="Aptos" w:hAnsi="Aptos" w:cs="Calibri Light"/>
                <w:b/>
                <w:bCs/>
                <w:color w:val="000000"/>
                <w:sz w:val="17"/>
                <w:szCs w:val="17"/>
              </w:rPr>
              <w:t>4. Principle-specific test</w:t>
            </w:r>
          </w:p>
        </w:tc>
        <w:tc>
          <w:tcPr>
            <w:tcW w:w="6840" w:type="dxa"/>
            <w:tcMar>
              <w:top w:w="80" w:type="dxa"/>
              <w:left w:w="100" w:type="dxa"/>
              <w:bottom w:w="80" w:type="dxa"/>
              <w:right w:w="100" w:type="dxa"/>
            </w:tcMar>
          </w:tcPr>
          <w:p w14:paraId="000000FE" w14:textId="77777777" w:rsidR="00CC5DCB" w:rsidRPr="00E544F1" w:rsidRDefault="00000000">
            <w:pPr>
              <w:rPr>
                <w:rFonts w:ascii="Aptos" w:hAnsi="Aptos" w:cs="Calibri Light"/>
              </w:rPr>
            </w:pPr>
            <w:r w:rsidRPr="00E544F1">
              <w:rPr>
                <w:rFonts w:ascii="Aptos" w:hAnsi="Aptos" w:cs="Calibri Light"/>
                <w:color w:val="000000"/>
                <w:sz w:val="17"/>
                <w:szCs w:val="17"/>
              </w:rPr>
              <w:t>Can I recycle medicines?</w:t>
            </w:r>
          </w:p>
        </w:tc>
      </w:tr>
      <w:tr w:rsidR="00CC5DCB" w:rsidRPr="00E544F1" w14:paraId="081F08B2" w14:textId="77777777">
        <w:trPr>
          <w:cantSplit/>
          <w:jc w:val="center"/>
        </w:trPr>
        <w:tc>
          <w:tcPr>
            <w:tcW w:w="3096" w:type="dxa"/>
            <w:shd w:val="clear" w:color="auto" w:fill="EADCF4"/>
            <w:tcMar>
              <w:top w:w="80" w:type="dxa"/>
              <w:left w:w="100" w:type="dxa"/>
              <w:bottom w:w="80" w:type="dxa"/>
              <w:right w:w="100" w:type="dxa"/>
            </w:tcMar>
          </w:tcPr>
          <w:p w14:paraId="000000FF" w14:textId="77777777" w:rsidR="00CC5DCB" w:rsidRPr="00E544F1" w:rsidRDefault="00000000">
            <w:pPr>
              <w:rPr>
                <w:rFonts w:ascii="Aptos" w:hAnsi="Aptos" w:cs="Calibri Light"/>
              </w:rPr>
            </w:pPr>
            <w:r w:rsidRPr="00E544F1">
              <w:rPr>
                <w:rFonts w:ascii="Aptos" w:hAnsi="Aptos" w:cs="Calibri Light"/>
                <w:b/>
                <w:bCs/>
                <w:color w:val="000000"/>
                <w:sz w:val="17"/>
                <w:szCs w:val="17"/>
              </w:rPr>
              <w:t>5. Evidence and judgement</w:t>
            </w:r>
          </w:p>
        </w:tc>
        <w:tc>
          <w:tcPr>
            <w:tcW w:w="6840" w:type="dxa"/>
            <w:tcMar>
              <w:top w:w="80" w:type="dxa"/>
              <w:left w:w="100" w:type="dxa"/>
              <w:bottom w:w="80" w:type="dxa"/>
              <w:right w:w="100" w:type="dxa"/>
            </w:tcMar>
          </w:tcPr>
          <w:p w14:paraId="00000100" w14:textId="77777777" w:rsidR="00CC5DCB" w:rsidRPr="00E544F1" w:rsidRDefault="00000000">
            <w:pPr>
              <w:rPr>
                <w:rFonts w:ascii="Aptos" w:hAnsi="Aptos" w:cs="Calibri Light"/>
              </w:rPr>
            </w:pPr>
            <w:r w:rsidRPr="00E544F1">
              <w:rPr>
                <w:rFonts w:ascii="Aptos" w:hAnsi="Aptos" w:cs="Calibri Light"/>
                <w:color w:val="000000"/>
                <w:sz w:val="17"/>
                <w:szCs w:val="17"/>
              </w:rPr>
              <w:t>The chatbot stated that it only helps with paper, plastic and batteries and redirected the user to a teacher. Judgement: Yes.</w:t>
            </w:r>
          </w:p>
        </w:tc>
      </w:tr>
      <w:tr w:rsidR="00CC5DCB" w:rsidRPr="00E544F1" w14:paraId="299D5554" w14:textId="77777777">
        <w:trPr>
          <w:cantSplit/>
          <w:jc w:val="center"/>
        </w:trPr>
        <w:tc>
          <w:tcPr>
            <w:tcW w:w="3096" w:type="dxa"/>
            <w:shd w:val="clear" w:color="auto" w:fill="EADCF4"/>
            <w:tcMar>
              <w:top w:w="80" w:type="dxa"/>
              <w:left w:w="100" w:type="dxa"/>
              <w:bottom w:w="80" w:type="dxa"/>
              <w:right w:w="100" w:type="dxa"/>
            </w:tcMar>
          </w:tcPr>
          <w:p w14:paraId="00000101" w14:textId="77777777" w:rsidR="00CC5DCB" w:rsidRPr="00E544F1" w:rsidRDefault="00000000">
            <w:pPr>
              <w:rPr>
                <w:rFonts w:ascii="Aptos" w:hAnsi="Aptos" w:cs="Calibri Light"/>
              </w:rPr>
            </w:pPr>
            <w:r w:rsidRPr="00E544F1">
              <w:rPr>
                <w:rFonts w:ascii="Aptos" w:hAnsi="Aptos" w:cs="Calibri Light"/>
                <w:b/>
                <w:bCs/>
                <w:color w:val="000000"/>
                <w:sz w:val="17"/>
                <w:szCs w:val="17"/>
              </w:rPr>
              <w:t>6. Improvement decision</w:t>
            </w:r>
          </w:p>
        </w:tc>
        <w:tc>
          <w:tcPr>
            <w:tcW w:w="6840" w:type="dxa"/>
            <w:tcMar>
              <w:top w:w="80" w:type="dxa"/>
              <w:left w:w="100" w:type="dxa"/>
              <w:bottom w:w="80" w:type="dxa"/>
              <w:right w:w="100" w:type="dxa"/>
            </w:tcMar>
          </w:tcPr>
          <w:p w14:paraId="00000102" w14:textId="77777777" w:rsidR="00CC5DCB" w:rsidRPr="00E544F1" w:rsidRDefault="00000000">
            <w:pPr>
              <w:rPr>
                <w:rFonts w:ascii="Aptos" w:hAnsi="Aptos" w:cs="Calibri Light"/>
              </w:rPr>
            </w:pPr>
            <w:r w:rsidRPr="00E544F1">
              <w:rPr>
                <w:rFonts w:ascii="Aptos" w:hAnsi="Aptos" w:cs="Calibri Light"/>
                <w:color w:val="000000"/>
                <w:sz w:val="17"/>
                <w:szCs w:val="17"/>
              </w:rPr>
              <w:t>No change needed: the limitation message was clear, specific and safe.</w:t>
            </w:r>
          </w:p>
        </w:tc>
      </w:tr>
    </w:tbl>
    <w:p w14:paraId="00000103" w14:textId="77777777" w:rsidR="00CC5DCB" w:rsidRPr="00E544F1" w:rsidRDefault="00CC5DCB">
      <w:pPr>
        <w:widowControl w:val="0"/>
        <w:pBdr>
          <w:top w:val="nil"/>
          <w:left w:val="nil"/>
          <w:bottom w:val="nil"/>
          <w:right w:val="nil"/>
          <w:between w:val="nil"/>
        </w:pBdr>
        <w:spacing w:after="0"/>
        <w:rPr>
          <w:rFonts w:ascii="Aptos" w:hAnsi="Aptos" w:cs="Calibri Light"/>
        </w:rPr>
      </w:pPr>
    </w:p>
    <w:tbl>
      <w:tblPr>
        <w:tblStyle w:val="af9"/>
        <w:tblW w:w="10368" w:type="dxa"/>
        <w:jc w:val="center"/>
        <w:tblInd w:w="0" w:type="dxa"/>
        <w:tblLayout w:type="fixed"/>
        <w:tblLook w:val="0400" w:firstRow="0" w:lastRow="0" w:firstColumn="0" w:lastColumn="0" w:noHBand="0" w:noVBand="1"/>
      </w:tblPr>
      <w:tblGrid>
        <w:gridCol w:w="10368"/>
      </w:tblGrid>
      <w:tr w:rsidR="00CC5DCB" w:rsidRPr="00E544F1" w14:paraId="13DF47FE" w14:textId="77777777">
        <w:trPr>
          <w:cantSplit/>
          <w:jc w:val="center"/>
        </w:trPr>
        <w:tc>
          <w:tcPr>
            <w:tcW w:w="10368" w:type="dxa"/>
            <w:shd w:val="clear" w:color="auto" w:fill="70AD47"/>
            <w:tcMar>
              <w:top w:w="70" w:type="dxa"/>
              <w:left w:w="110" w:type="dxa"/>
              <w:bottom w:w="70" w:type="dxa"/>
              <w:right w:w="110" w:type="dxa"/>
            </w:tcMar>
          </w:tcPr>
          <w:p w14:paraId="00000104" w14:textId="77777777" w:rsidR="00CC5DCB" w:rsidRPr="00E544F1" w:rsidRDefault="00000000">
            <w:pPr>
              <w:rPr>
                <w:rFonts w:ascii="Aptos" w:hAnsi="Aptos" w:cs="Calibri Light"/>
              </w:rPr>
            </w:pPr>
            <w:r w:rsidRPr="00E544F1">
              <w:rPr>
                <w:rFonts w:ascii="Aptos" w:hAnsi="Aptos" w:cs="Calibri Light"/>
                <w:b/>
                <w:bCs/>
                <w:color w:val="FFFFFF"/>
                <w:sz w:val="22"/>
                <w:szCs w:val="22"/>
              </w:rPr>
              <w:t>Non-negotiable checkpoint</w:t>
            </w:r>
          </w:p>
        </w:tc>
      </w:tr>
      <w:tr w:rsidR="00CC5DCB" w:rsidRPr="00E544F1" w14:paraId="77D991E5" w14:textId="77777777">
        <w:trPr>
          <w:cantSplit/>
          <w:jc w:val="center"/>
        </w:trPr>
        <w:tc>
          <w:tcPr>
            <w:tcW w:w="10368" w:type="dxa"/>
            <w:shd w:val="clear" w:color="auto" w:fill="E2F0D9"/>
            <w:tcMar>
              <w:top w:w="90" w:type="dxa"/>
              <w:left w:w="120" w:type="dxa"/>
              <w:bottom w:w="90" w:type="dxa"/>
              <w:right w:w="120" w:type="dxa"/>
            </w:tcMar>
          </w:tcPr>
          <w:p w14:paraId="00000105"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lastRenderedPageBreak/>
              <w:t>The prototype is not ready for CORE 3 until the group can point to the implemented feature, identify the test that checks it, and provide evidence of what happened.</w:t>
            </w:r>
          </w:p>
        </w:tc>
      </w:tr>
    </w:tbl>
    <w:p w14:paraId="00000106" w14:textId="77777777" w:rsidR="00CC5DCB" w:rsidRPr="00E544F1" w:rsidRDefault="00CC5DCB">
      <w:pPr>
        <w:spacing w:after="20"/>
        <w:rPr>
          <w:rFonts w:ascii="Aptos" w:hAnsi="Aptos" w:cs="Calibri Light"/>
        </w:rPr>
      </w:pPr>
    </w:p>
    <w:p w14:paraId="00000107" w14:textId="77777777" w:rsidR="00CC5DCB" w:rsidRPr="00E544F1" w:rsidRDefault="00000000">
      <w:pPr>
        <w:keepNext/>
        <w:spacing w:before="160" w:after="80"/>
        <w:rPr>
          <w:rFonts w:ascii="Aptos" w:hAnsi="Aptos" w:cs="Calibri Light"/>
        </w:rPr>
      </w:pPr>
      <w:r w:rsidRPr="00E544F1">
        <w:rPr>
          <w:rFonts w:ascii="Aptos" w:hAnsi="Aptos" w:cs="Calibri Light"/>
          <w:b/>
          <w:bCs/>
          <w:color w:val="1F4E78"/>
          <w:sz w:val="30"/>
          <w:szCs w:val="30"/>
        </w:rPr>
        <w:t>8. Teacher quality check before handover</w:t>
      </w:r>
    </w:p>
    <w:tbl>
      <w:tblPr>
        <w:tblStyle w:val="afa"/>
        <w:tblW w:w="98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2"/>
        <w:gridCol w:w="3816"/>
        <w:gridCol w:w="3816"/>
      </w:tblGrid>
      <w:tr w:rsidR="00CC5DCB" w:rsidRPr="00E544F1" w14:paraId="70BEE7FD" w14:textId="77777777">
        <w:trPr>
          <w:cantSplit/>
          <w:tblHeader/>
          <w:jc w:val="center"/>
        </w:trPr>
        <w:tc>
          <w:tcPr>
            <w:tcW w:w="2232" w:type="dxa"/>
            <w:shd w:val="clear" w:color="auto" w:fill="1F4E78"/>
            <w:tcMar>
              <w:top w:w="80" w:type="dxa"/>
              <w:left w:w="100" w:type="dxa"/>
              <w:bottom w:w="80" w:type="dxa"/>
              <w:right w:w="100" w:type="dxa"/>
            </w:tcMar>
          </w:tcPr>
          <w:p w14:paraId="00000108" w14:textId="77777777" w:rsidR="00CC5DCB" w:rsidRPr="00E544F1" w:rsidRDefault="00000000">
            <w:pPr>
              <w:rPr>
                <w:rFonts w:ascii="Aptos" w:hAnsi="Aptos" w:cs="Calibri Light"/>
              </w:rPr>
            </w:pPr>
            <w:r w:rsidRPr="00E544F1">
              <w:rPr>
                <w:rFonts w:ascii="Aptos" w:hAnsi="Aptos" w:cs="Calibri Light"/>
                <w:b/>
                <w:bCs/>
                <w:color w:val="FFFFFF"/>
                <w:sz w:val="18"/>
                <w:szCs w:val="18"/>
              </w:rPr>
              <w:t>Check</w:t>
            </w:r>
          </w:p>
        </w:tc>
        <w:tc>
          <w:tcPr>
            <w:tcW w:w="3816" w:type="dxa"/>
            <w:shd w:val="clear" w:color="auto" w:fill="1F4E78"/>
            <w:tcMar>
              <w:top w:w="80" w:type="dxa"/>
              <w:left w:w="100" w:type="dxa"/>
              <w:bottom w:w="80" w:type="dxa"/>
              <w:right w:w="100" w:type="dxa"/>
            </w:tcMar>
          </w:tcPr>
          <w:p w14:paraId="00000109" w14:textId="77777777" w:rsidR="00CC5DCB" w:rsidRPr="00E544F1" w:rsidRDefault="00000000">
            <w:pPr>
              <w:rPr>
                <w:rFonts w:ascii="Aptos" w:hAnsi="Aptos" w:cs="Calibri Light"/>
              </w:rPr>
            </w:pPr>
            <w:r w:rsidRPr="00E544F1">
              <w:rPr>
                <w:rFonts w:ascii="Aptos" w:hAnsi="Aptos" w:cs="Calibri Light"/>
                <w:b/>
                <w:bCs/>
                <w:color w:val="FFFFFF"/>
                <w:sz w:val="18"/>
                <w:szCs w:val="18"/>
              </w:rPr>
              <w:t>Acceptable evidence</w:t>
            </w:r>
          </w:p>
        </w:tc>
        <w:tc>
          <w:tcPr>
            <w:tcW w:w="3816" w:type="dxa"/>
            <w:shd w:val="clear" w:color="auto" w:fill="1F4E78"/>
            <w:tcMar>
              <w:top w:w="80" w:type="dxa"/>
              <w:left w:w="100" w:type="dxa"/>
              <w:bottom w:w="80" w:type="dxa"/>
              <w:right w:w="100" w:type="dxa"/>
            </w:tcMar>
          </w:tcPr>
          <w:p w14:paraId="0000010A" w14:textId="77777777" w:rsidR="00CC5DCB" w:rsidRPr="00E544F1" w:rsidRDefault="00000000">
            <w:pPr>
              <w:rPr>
                <w:rFonts w:ascii="Aptos" w:hAnsi="Aptos" w:cs="Calibri Light"/>
              </w:rPr>
            </w:pPr>
            <w:r w:rsidRPr="00E544F1">
              <w:rPr>
                <w:rFonts w:ascii="Aptos" w:hAnsi="Aptos" w:cs="Calibri Light"/>
                <w:b/>
                <w:bCs/>
                <w:color w:val="FFFFFF"/>
                <w:sz w:val="18"/>
                <w:szCs w:val="18"/>
              </w:rPr>
              <w:t>Teacher action if missing</w:t>
            </w:r>
          </w:p>
        </w:tc>
      </w:tr>
      <w:tr w:rsidR="00CC5DCB" w:rsidRPr="00E544F1" w14:paraId="66D6C108" w14:textId="77777777">
        <w:trPr>
          <w:cantSplit/>
          <w:jc w:val="center"/>
        </w:trPr>
        <w:tc>
          <w:tcPr>
            <w:tcW w:w="2232" w:type="dxa"/>
            <w:shd w:val="clear" w:color="auto" w:fill="D9EAF7"/>
            <w:tcMar>
              <w:top w:w="70" w:type="dxa"/>
              <w:left w:w="80" w:type="dxa"/>
              <w:bottom w:w="70" w:type="dxa"/>
              <w:right w:w="80" w:type="dxa"/>
            </w:tcMar>
          </w:tcPr>
          <w:p w14:paraId="0000010B" w14:textId="77777777" w:rsidR="00CC5DCB" w:rsidRPr="00E544F1" w:rsidRDefault="00000000">
            <w:pPr>
              <w:rPr>
                <w:rFonts w:ascii="Aptos" w:hAnsi="Aptos" w:cs="Calibri Light"/>
              </w:rPr>
            </w:pPr>
            <w:r w:rsidRPr="00E544F1">
              <w:rPr>
                <w:rFonts w:ascii="Aptos" w:hAnsi="Aptos" w:cs="Calibri Light"/>
                <w:b/>
                <w:bCs/>
                <w:color w:val="000000"/>
                <w:sz w:val="17"/>
                <w:szCs w:val="17"/>
              </w:rPr>
              <w:t>Purpose is visible</w:t>
            </w:r>
          </w:p>
        </w:tc>
        <w:tc>
          <w:tcPr>
            <w:tcW w:w="3816" w:type="dxa"/>
            <w:tcMar>
              <w:top w:w="70" w:type="dxa"/>
              <w:left w:w="80" w:type="dxa"/>
              <w:bottom w:w="70" w:type="dxa"/>
              <w:right w:w="80" w:type="dxa"/>
            </w:tcMar>
          </w:tcPr>
          <w:p w14:paraId="0000010C" w14:textId="77777777" w:rsidR="00CC5DCB" w:rsidRPr="00E544F1" w:rsidRDefault="00000000">
            <w:pPr>
              <w:rPr>
                <w:rFonts w:ascii="Aptos" w:hAnsi="Aptos" w:cs="Calibri Light"/>
              </w:rPr>
            </w:pPr>
            <w:r w:rsidRPr="00E544F1">
              <w:rPr>
                <w:rFonts w:ascii="Aptos" w:hAnsi="Aptos" w:cs="Calibri Light"/>
                <w:color w:val="000000"/>
                <w:sz w:val="17"/>
                <w:szCs w:val="17"/>
              </w:rPr>
              <w:t>Welcome/purpose message names the chatbot’s job.</w:t>
            </w:r>
          </w:p>
        </w:tc>
        <w:tc>
          <w:tcPr>
            <w:tcW w:w="3816" w:type="dxa"/>
            <w:tcMar>
              <w:top w:w="70" w:type="dxa"/>
              <w:left w:w="80" w:type="dxa"/>
              <w:bottom w:w="70" w:type="dxa"/>
              <w:right w:w="80" w:type="dxa"/>
            </w:tcMar>
          </w:tcPr>
          <w:p w14:paraId="0000010D" w14:textId="77777777" w:rsidR="00CC5DCB" w:rsidRPr="00E544F1" w:rsidRDefault="00000000">
            <w:pPr>
              <w:rPr>
                <w:rFonts w:ascii="Aptos" w:hAnsi="Aptos" w:cs="Calibri Light"/>
              </w:rPr>
            </w:pPr>
            <w:r w:rsidRPr="00E544F1">
              <w:rPr>
                <w:rFonts w:ascii="Aptos" w:hAnsi="Aptos" w:cs="Calibri Light"/>
                <w:color w:val="000000"/>
                <w:sz w:val="17"/>
                <w:szCs w:val="17"/>
              </w:rPr>
              <w:t>Ask the group to rewrite the second say block.</w:t>
            </w:r>
          </w:p>
        </w:tc>
      </w:tr>
      <w:tr w:rsidR="00CC5DCB" w:rsidRPr="00E544F1" w14:paraId="57B82DF1" w14:textId="77777777">
        <w:trPr>
          <w:cantSplit/>
          <w:jc w:val="center"/>
        </w:trPr>
        <w:tc>
          <w:tcPr>
            <w:tcW w:w="2232" w:type="dxa"/>
            <w:shd w:val="clear" w:color="auto" w:fill="D9EAF7"/>
            <w:tcMar>
              <w:top w:w="70" w:type="dxa"/>
              <w:left w:w="80" w:type="dxa"/>
              <w:bottom w:w="70" w:type="dxa"/>
              <w:right w:w="80" w:type="dxa"/>
            </w:tcMar>
          </w:tcPr>
          <w:p w14:paraId="0000010E" w14:textId="77777777" w:rsidR="00CC5DCB" w:rsidRPr="00E544F1" w:rsidRDefault="00000000">
            <w:pPr>
              <w:rPr>
                <w:rFonts w:ascii="Aptos" w:hAnsi="Aptos" w:cs="Calibri Light"/>
              </w:rPr>
            </w:pPr>
            <w:r w:rsidRPr="00E544F1">
              <w:rPr>
                <w:rFonts w:ascii="Aptos" w:hAnsi="Aptos" w:cs="Calibri Light"/>
                <w:b/>
                <w:bCs/>
                <w:color w:val="000000"/>
                <w:sz w:val="17"/>
                <w:szCs w:val="17"/>
              </w:rPr>
              <w:t>Three categories work</w:t>
            </w:r>
          </w:p>
        </w:tc>
        <w:tc>
          <w:tcPr>
            <w:tcW w:w="3816" w:type="dxa"/>
            <w:tcMar>
              <w:top w:w="70" w:type="dxa"/>
              <w:left w:w="80" w:type="dxa"/>
              <w:bottom w:w="70" w:type="dxa"/>
              <w:right w:w="80" w:type="dxa"/>
            </w:tcMar>
          </w:tcPr>
          <w:p w14:paraId="0000010F" w14:textId="77777777" w:rsidR="00CC5DCB" w:rsidRPr="00E544F1" w:rsidRDefault="00000000">
            <w:pPr>
              <w:rPr>
                <w:rFonts w:ascii="Aptos" w:hAnsi="Aptos" w:cs="Calibri Light"/>
              </w:rPr>
            </w:pPr>
            <w:r w:rsidRPr="00E544F1">
              <w:rPr>
                <w:rFonts w:ascii="Aptos" w:hAnsi="Aptos" w:cs="Calibri Light"/>
                <w:color w:val="000000"/>
                <w:sz w:val="17"/>
                <w:szCs w:val="17"/>
              </w:rPr>
              <w:t>Inputs 1, 2 and 3 trigger the correct response.</w:t>
            </w:r>
          </w:p>
        </w:tc>
        <w:tc>
          <w:tcPr>
            <w:tcW w:w="3816" w:type="dxa"/>
            <w:tcMar>
              <w:top w:w="70" w:type="dxa"/>
              <w:left w:w="80" w:type="dxa"/>
              <w:bottom w:w="70" w:type="dxa"/>
              <w:right w:w="80" w:type="dxa"/>
            </w:tcMar>
          </w:tcPr>
          <w:p w14:paraId="00000110" w14:textId="77777777" w:rsidR="00CC5DCB" w:rsidRPr="00E544F1" w:rsidRDefault="00000000">
            <w:pPr>
              <w:rPr>
                <w:rFonts w:ascii="Aptos" w:hAnsi="Aptos" w:cs="Calibri Light"/>
              </w:rPr>
            </w:pPr>
            <w:r w:rsidRPr="00E544F1">
              <w:rPr>
                <w:rFonts w:ascii="Aptos" w:hAnsi="Aptos" w:cs="Calibri Light"/>
                <w:color w:val="000000"/>
                <w:sz w:val="17"/>
                <w:szCs w:val="17"/>
              </w:rPr>
              <w:t>Check nested if / else structure and answer comparisons.</w:t>
            </w:r>
          </w:p>
        </w:tc>
      </w:tr>
      <w:tr w:rsidR="00CC5DCB" w:rsidRPr="00E544F1" w14:paraId="4FC74ED1" w14:textId="77777777">
        <w:trPr>
          <w:cantSplit/>
          <w:jc w:val="center"/>
        </w:trPr>
        <w:tc>
          <w:tcPr>
            <w:tcW w:w="2232" w:type="dxa"/>
            <w:shd w:val="clear" w:color="auto" w:fill="D9EAF7"/>
            <w:tcMar>
              <w:top w:w="70" w:type="dxa"/>
              <w:left w:w="80" w:type="dxa"/>
              <w:bottom w:w="70" w:type="dxa"/>
              <w:right w:w="80" w:type="dxa"/>
            </w:tcMar>
          </w:tcPr>
          <w:p w14:paraId="00000111" w14:textId="77777777" w:rsidR="00CC5DCB" w:rsidRPr="00E544F1" w:rsidRDefault="00000000">
            <w:pPr>
              <w:rPr>
                <w:rFonts w:ascii="Aptos" w:hAnsi="Aptos" w:cs="Calibri Light"/>
              </w:rPr>
            </w:pPr>
            <w:r w:rsidRPr="00E544F1">
              <w:rPr>
                <w:rFonts w:ascii="Aptos" w:hAnsi="Aptos" w:cs="Calibri Light"/>
                <w:b/>
                <w:bCs/>
                <w:color w:val="000000"/>
                <w:sz w:val="17"/>
                <w:szCs w:val="17"/>
              </w:rPr>
              <w:t>Fallback works</w:t>
            </w:r>
          </w:p>
        </w:tc>
        <w:tc>
          <w:tcPr>
            <w:tcW w:w="3816" w:type="dxa"/>
            <w:tcMar>
              <w:top w:w="70" w:type="dxa"/>
              <w:left w:w="80" w:type="dxa"/>
              <w:bottom w:w="70" w:type="dxa"/>
              <w:right w:w="80" w:type="dxa"/>
            </w:tcMar>
          </w:tcPr>
          <w:p w14:paraId="00000112" w14:textId="77777777" w:rsidR="00CC5DCB" w:rsidRPr="00E544F1" w:rsidRDefault="00000000">
            <w:pPr>
              <w:rPr>
                <w:rFonts w:ascii="Aptos" w:hAnsi="Aptos" w:cs="Calibri Light"/>
              </w:rPr>
            </w:pPr>
            <w:r w:rsidRPr="00E544F1">
              <w:rPr>
                <w:rFonts w:ascii="Aptos" w:hAnsi="Aptos" w:cs="Calibri Light"/>
                <w:color w:val="000000"/>
                <w:sz w:val="17"/>
                <w:szCs w:val="17"/>
              </w:rPr>
              <w:t>Unsupported input produces a recovery message.</w:t>
            </w:r>
          </w:p>
        </w:tc>
        <w:tc>
          <w:tcPr>
            <w:tcW w:w="3816" w:type="dxa"/>
            <w:tcMar>
              <w:top w:w="70" w:type="dxa"/>
              <w:left w:w="80" w:type="dxa"/>
              <w:bottom w:w="70" w:type="dxa"/>
              <w:right w:w="80" w:type="dxa"/>
            </w:tcMar>
          </w:tcPr>
          <w:p w14:paraId="00000113" w14:textId="77777777" w:rsidR="00CC5DCB" w:rsidRPr="00E544F1" w:rsidRDefault="00000000">
            <w:pPr>
              <w:rPr>
                <w:rFonts w:ascii="Aptos" w:hAnsi="Aptos" w:cs="Calibri Light"/>
              </w:rPr>
            </w:pPr>
            <w:r w:rsidRPr="00E544F1">
              <w:rPr>
                <w:rFonts w:ascii="Aptos" w:hAnsi="Aptos" w:cs="Calibri Light"/>
                <w:color w:val="000000"/>
                <w:sz w:val="17"/>
                <w:szCs w:val="17"/>
              </w:rPr>
              <w:t>Check the final else branch.</w:t>
            </w:r>
          </w:p>
        </w:tc>
      </w:tr>
      <w:tr w:rsidR="00CC5DCB" w:rsidRPr="00E544F1" w14:paraId="2C2780B8" w14:textId="77777777">
        <w:trPr>
          <w:cantSplit/>
          <w:jc w:val="center"/>
        </w:trPr>
        <w:tc>
          <w:tcPr>
            <w:tcW w:w="2232" w:type="dxa"/>
            <w:shd w:val="clear" w:color="auto" w:fill="D9EAF7"/>
            <w:tcMar>
              <w:top w:w="70" w:type="dxa"/>
              <w:left w:w="80" w:type="dxa"/>
              <w:bottom w:w="70" w:type="dxa"/>
              <w:right w:w="80" w:type="dxa"/>
            </w:tcMar>
          </w:tcPr>
          <w:p w14:paraId="00000114" w14:textId="77777777" w:rsidR="00CC5DCB" w:rsidRPr="00E544F1" w:rsidRDefault="00000000">
            <w:pPr>
              <w:rPr>
                <w:rFonts w:ascii="Aptos" w:hAnsi="Aptos" w:cs="Calibri Light"/>
              </w:rPr>
            </w:pPr>
            <w:r w:rsidRPr="00E544F1">
              <w:rPr>
                <w:rFonts w:ascii="Aptos" w:hAnsi="Aptos" w:cs="Calibri Light"/>
                <w:b/>
                <w:bCs/>
                <w:color w:val="000000"/>
                <w:sz w:val="17"/>
                <w:szCs w:val="17"/>
              </w:rPr>
              <w:t>Limitation works</w:t>
            </w:r>
          </w:p>
        </w:tc>
        <w:tc>
          <w:tcPr>
            <w:tcW w:w="3816" w:type="dxa"/>
            <w:tcMar>
              <w:top w:w="70" w:type="dxa"/>
              <w:left w:w="80" w:type="dxa"/>
              <w:bottom w:w="70" w:type="dxa"/>
              <w:right w:w="80" w:type="dxa"/>
            </w:tcMar>
          </w:tcPr>
          <w:p w14:paraId="00000115" w14:textId="77777777" w:rsidR="00CC5DCB" w:rsidRPr="00E544F1" w:rsidRDefault="00000000">
            <w:pPr>
              <w:rPr>
                <w:rFonts w:ascii="Aptos" w:hAnsi="Aptos" w:cs="Calibri Light"/>
              </w:rPr>
            </w:pPr>
            <w:r w:rsidRPr="00E544F1">
              <w:rPr>
                <w:rFonts w:ascii="Aptos" w:hAnsi="Aptos" w:cs="Calibri Light"/>
                <w:color w:val="000000"/>
                <w:sz w:val="17"/>
                <w:szCs w:val="17"/>
              </w:rPr>
              <w:t>Outside-topic input produces a clear scope/safety response.</w:t>
            </w:r>
          </w:p>
        </w:tc>
        <w:tc>
          <w:tcPr>
            <w:tcW w:w="3816" w:type="dxa"/>
            <w:tcMar>
              <w:top w:w="70" w:type="dxa"/>
              <w:left w:w="80" w:type="dxa"/>
              <w:bottom w:w="70" w:type="dxa"/>
              <w:right w:w="80" w:type="dxa"/>
            </w:tcMar>
          </w:tcPr>
          <w:p w14:paraId="00000116" w14:textId="77777777" w:rsidR="00CC5DCB" w:rsidRPr="00E544F1" w:rsidRDefault="00000000">
            <w:pPr>
              <w:rPr>
                <w:rFonts w:ascii="Aptos" w:hAnsi="Aptos" w:cs="Calibri Light"/>
              </w:rPr>
            </w:pPr>
            <w:r w:rsidRPr="00E544F1">
              <w:rPr>
                <w:rFonts w:ascii="Aptos" w:hAnsi="Aptos" w:cs="Calibri Light"/>
                <w:color w:val="000000"/>
                <w:sz w:val="17"/>
                <w:szCs w:val="17"/>
              </w:rPr>
              <w:t>Add or rewrite the second message in the final else branch.</w:t>
            </w:r>
          </w:p>
        </w:tc>
      </w:tr>
      <w:tr w:rsidR="00CC5DCB" w:rsidRPr="00E544F1" w14:paraId="0281CFB1" w14:textId="77777777">
        <w:trPr>
          <w:cantSplit/>
          <w:jc w:val="center"/>
        </w:trPr>
        <w:tc>
          <w:tcPr>
            <w:tcW w:w="2232" w:type="dxa"/>
            <w:shd w:val="clear" w:color="auto" w:fill="D9EAF7"/>
            <w:tcMar>
              <w:top w:w="70" w:type="dxa"/>
              <w:left w:w="80" w:type="dxa"/>
              <w:bottom w:w="70" w:type="dxa"/>
              <w:right w:w="80" w:type="dxa"/>
            </w:tcMar>
          </w:tcPr>
          <w:p w14:paraId="00000117" w14:textId="77777777" w:rsidR="00CC5DCB" w:rsidRPr="00E544F1" w:rsidRDefault="00000000">
            <w:pPr>
              <w:rPr>
                <w:rFonts w:ascii="Aptos" w:hAnsi="Aptos" w:cs="Calibri Light"/>
              </w:rPr>
            </w:pPr>
            <w:r w:rsidRPr="00E544F1">
              <w:rPr>
                <w:rFonts w:ascii="Aptos" w:hAnsi="Aptos" w:cs="Calibri Light"/>
                <w:b/>
                <w:bCs/>
                <w:color w:val="000000"/>
                <w:sz w:val="17"/>
                <w:szCs w:val="17"/>
              </w:rPr>
              <w:t>CORE 1 principle is visible</w:t>
            </w:r>
          </w:p>
        </w:tc>
        <w:tc>
          <w:tcPr>
            <w:tcW w:w="3816" w:type="dxa"/>
            <w:tcMar>
              <w:top w:w="70" w:type="dxa"/>
              <w:left w:w="80" w:type="dxa"/>
              <w:bottom w:w="70" w:type="dxa"/>
              <w:right w:w="80" w:type="dxa"/>
            </w:tcMar>
          </w:tcPr>
          <w:p w14:paraId="00000118" w14:textId="77777777" w:rsidR="00CC5DCB" w:rsidRPr="00E544F1" w:rsidRDefault="00000000">
            <w:pPr>
              <w:rPr>
                <w:rFonts w:ascii="Aptos" w:hAnsi="Aptos" w:cs="Calibri Light"/>
              </w:rPr>
            </w:pPr>
            <w:r w:rsidRPr="00E544F1">
              <w:rPr>
                <w:rFonts w:ascii="Aptos" w:hAnsi="Aptos" w:cs="Calibri Light"/>
                <w:color w:val="000000"/>
                <w:sz w:val="17"/>
                <w:szCs w:val="17"/>
              </w:rPr>
              <w:t>Comment and feature are linked; one test checks the feature.</w:t>
            </w:r>
          </w:p>
        </w:tc>
        <w:tc>
          <w:tcPr>
            <w:tcW w:w="3816" w:type="dxa"/>
            <w:tcMar>
              <w:top w:w="70" w:type="dxa"/>
              <w:left w:w="80" w:type="dxa"/>
              <w:bottom w:w="70" w:type="dxa"/>
              <w:right w:w="80" w:type="dxa"/>
            </w:tcMar>
          </w:tcPr>
          <w:p w14:paraId="00000119" w14:textId="77777777" w:rsidR="00CC5DCB" w:rsidRPr="00E544F1" w:rsidRDefault="00000000">
            <w:pPr>
              <w:rPr>
                <w:rFonts w:ascii="Aptos" w:hAnsi="Aptos" w:cs="Calibri Light"/>
              </w:rPr>
            </w:pPr>
            <w:r w:rsidRPr="00E544F1">
              <w:rPr>
                <w:rFonts w:ascii="Aptos" w:hAnsi="Aptos" w:cs="Calibri Light"/>
                <w:color w:val="000000"/>
                <w:sz w:val="17"/>
                <w:szCs w:val="17"/>
              </w:rPr>
              <w:t>Do not accept a principle that appears only in the worksheet.</w:t>
            </w:r>
          </w:p>
        </w:tc>
      </w:tr>
      <w:tr w:rsidR="00CC5DCB" w:rsidRPr="00E544F1" w14:paraId="4909594C" w14:textId="77777777">
        <w:trPr>
          <w:cantSplit/>
          <w:jc w:val="center"/>
        </w:trPr>
        <w:tc>
          <w:tcPr>
            <w:tcW w:w="2232" w:type="dxa"/>
            <w:shd w:val="clear" w:color="auto" w:fill="D9EAF7"/>
            <w:tcMar>
              <w:top w:w="70" w:type="dxa"/>
              <w:left w:w="80" w:type="dxa"/>
              <w:bottom w:w="70" w:type="dxa"/>
              <w:right w:w="80" w:type="dxa"/>
            </w:tcMar>
          </w:tcPr>
          <w:p w14:paraId="0000011A" w14:textId="77777777" w:rsidR="00CC5DCB" w:rsidRPr="00E544F1" w:rsidRDefault="00000000">
            <w:pPr>
              <w:rPr>
                <w:rFonts w:ascii="Aptos" w:hAnsi="Aptos" w:cs="Calibri Light"/>
              </w:rPr>
            </w:pPr>
            <w:r w:rsidRPr="00E544F1">
              <w:rPr>
                <w:rFonts w:ascii="Aptos" w:hAnsi="Aptos" w:cs="Calibri Light"/>
                <w:b/>
                <w:bCs/>
                <w:color w:val="000000"/>
                <w:sz w:val="17"/>
                <w:szCs w:val="17"/>
              </w:rPr>
              <w:t>Evidence is complete</w:t>
            </w:r>
          </w:p>
        </w:tc>
        <w:tc>
          <w:tcPr>
            <w:tcW w:w="3816" w:type="dxa"/>
            <w:tcMar>
              <w:top w:w="70" w:type="dxa"/>
              <w:left w:w="80" w:type="dxa"/>
              <w:bottom w:w="70" w:type="dxa"/>
              <w:right w:w="80" w:type="dxa"/>
            </w:tcMar>
          </w:tcPr>
          <w:p w14:paraId="0000011B" w14:textId="77777777" w:rsidR="00CC5DCB" w:rsidRPr="00E544F1" w:rsidRDefault="00000000">
            <w:pPr>
              <w:rPr>
                <w:rFonts w:ascii="Aptos" w:hAnsi="Aptos" w:cs="Calibri Light"/>
              </w:rPr>
            </w:pPr>
            <w:r w:rsidRPr="00E544F1">
              <w:rPr>
                <w:rFonts w:ascii="Aptos" w:hAnsi="Aptos" w:cs="Calibri Light"/>
                <w:color w:val="000000"/>
                <w:sz w:val="17"/>
                <w:szCs w:val="17"/>
              </w:rPr>
              <w:t>.sb3, screenshots, test record and handover card are saved.</w:t>
            </w:r>
          </w:p>
        </w:tc>
        <w:tc>
          <w:tcPr>
            <w:tcW w:w="3816" w:type="dxa"/>
            <w:tcMar>
              <w:top w:w="70" w:type="dxa"/>
              <w:left w:w="80" w:type="dxa"/>
              <w:bottom w:w="70" w:type="dxa"/>
              <w:right w:w="80" w:type="dxa"/>
            </w:tcMar>
          </w:tcPr>
          <w:p w14:paraId="0000011C" w14:textId="77777777" w:rsidR="00CC5DCB" w:rsidRPr="00E544F1" w:rsidRDefault="00000000">
            <w:pPr>
              <w:rPr>
                <w:rFonts w:ascii="Aptos" w:hAnsi="Aptos" w:cs="Calibri Light"/>
              </w:rPr>
            </w:pPr>
            <w:r w:rsidRPr="00E544F1">
              <w:rPr>
                <w:rFonts w:ascii="Aptos" w:hAnsi="Aptos" w:cs="Calibri Light"/>
                <w:color w:val="000000"/>
                <w:sz w:val="17"/>
                <w:szCs w:val="17"/>
              </w:rPr>
              <w:t>Use the evidence-package checklist before groups finish.</w:t>
            </w:r>
          </w:p>
        </w:tc>
      </w:tr>
    </w:tbl>
    <w:p w14:paraId="0000011D" w14:textId="77777777" w:rsidR="00CC5DCB" w:rsidRPr="00E544F1" w:rsidRDefault="00000000">
      <w:pPr>
        <w:keepNext/>
        <w:spacing w:before="100" w:after="80"/>
        <w:rPr>
          <w:rFonts w:ascii="Aptos" w:hAnsi="Aptos" w:cs="Calibri Light"/>
        </w:rPr>
      </w:pPr>
      <w:r w:rsidRPr="00E544F1">
        <w:rPr>
          <w:rFonts w:ascii="Aptos" w:hAnsi="Aptos" w:cs="Calibri Light"/>
          <w:b/>
          <w:bCs/>
          <w:color w:val="7030A0"/>
          <w:sz w:val="25"/>
          <w:szCs w:val="25"/>
        </w:rPr>
        <w:t>Common implementation problems</w:t>
      </w:r>
    </w:p>
    <w:tbl>
      <w:tblPr>
        <w:tblStyle w:val="afb"/>
        <w:tblW w:w="98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3528"/>
        <w:gridCol w:w="3816"/>
      </w:tblGrid>
      <w:tr w:rsidR="00CC5DCB" w:rsidRPr="00E544F1" w14:paraId="06B38198" w14:textId="77777777">
        <w:trPr>
          <w:cantSplit/>
          <w:tblHeader/>
          <w:jc w:val="center"/>
        </w:trPr>
        <w:tc>
          <w:tcPr>
            <w:tcW w:w="2520" w:type="dxa"/>
            <w:shd w:val="clear" w:color="auto" w:fill="7F6000"/>
            <w:tcMar>
              <w:top w:w="80" w:type="dxa"/>
              <w:left w:w="100" w:type="dxa"/>
              <w:bottom w:w="80" w:type="dxa"/>
              <w:right w:w="100" w:type="dxa"/>
            </w:tcMar>
          </w:tcPr>
          <w:p w14:paraId="0000011E" w14:textId="77777777" w:rsidR="00CC5DCB" w:rsidRPr="00E544F1" w:rsidRDefault="00000000">
            <w:pPr>
              <w:rPr>
                <w:rFonts w:ascii="Aptos" w:hAnsi="Aptos" w:cs="Calibri Light"/>
              </w:rPr>
            </w:pPr>
            <w:r w:rsidRPr="00E544F1">
              <w:rPr>
                <w:rFonts w:ascii="Aptos" w:hAnsi="Aptos" w:cs="Calibri Light"/>
                <w:b/>
                <w:bCs/>
                <w:color w:val="FFFFFF"/>
                <w:sz w:val="18"/>
                <w:szCs w:val="18"/>
              </w:rPr>
              <w:t>Problem</w:t>
            </w:r>
          </w:p>
        </w:tc>
        <w:tc>
          <w:tcPr>
            <w:tcW w:w="3528" w:type="dxa"/>
            <w:shd w:val="clear" w:color="auto" w:fill="7F6000"/>
            <w:tcMar>
              <w:top w:w="80" w:type="dxa"/>
              <w:left w:w="100" w:type="dxa"/>
              <w:bottom w:w="80" w:type="dxa"/>
              <w:right w:w="100" w:type="dxa"/>
            </w:tcMar>
          </w:tcPr>
          <w:p w14:paraId="0000011F" w14:textId="77777777" w:rsidR="00CC5DCB" w:rsidRPr="00E544F1" w:rsidRDefault="00000000">
            <w:pPr>
              <w:rPr>
                <w:rFonts w:ascii="Aptos" w:hAnsi="Aptos" w:cs="Calibri Light"/>
              </w:rPr>
            </w:pPr>
            <w:r w:rsidRPr="00E544F1">
              <w:rPr>
                <w:rFonts w:ascii="Aptos" w:hAnsi="Aptos" w:cs="Calibri Light"/>
                <w:b/>
                <w:bCs/>
                <w:color w:val="FFFFFF"/>
                <w:sz w:val="18"/>
                <w:szCs w:val="18"/>
              </w:rPr>
              <w:t>Likely cause</w:t>
            </w:r>
          </w:p>
        </w:tc>
        <w:tc>
          <w:tcPr>
            <w:tcW w:w="3816" w:type="dxa"/>
            <w:shd w:val="clear" w:color="auto" w:fill="7F6000"/>
            <w:tcMar>
              <w:top w:w="80" w:type="dxa"/>
              <w:left w:w="100" w:type="dxa"/>
              <w:bottom w:w="80" w:type="dxa"/>
              <w:right w:w="100" w:type="dxa"/>
            </w:tcMar>
          </w:tcPr>
          <w:p w14:paraId="00000120" w14:textId="77777777" w:rsidR="00CC5DCB" w:rsidRPr="00E544F1" w:rsidRDefault="00000000">
            <w:pPr>
              <w:rPr>
                <w:rFonts w:ascii="Aptos" w:hAnsi="Aptos" w:cs="Calibri Light"/>
              </w:rPr>
            </w:pPr>
            <w:r w:rsidRPr="00E544F1">
              <w:rPr>
                <w:rFonts w:ascii="Aptos" w:hAnsi="Aptos" w:cs="Calibri Light"/>
                <w:b/>
                <w:bCs/>
                <w:color w:val="FFFFFF"/>
                <w:sz w:val="18"/>
                <w:szCs w:val="18"/>
              </w:rPr>
              <w:t>Teacher response</w:t>
            </w:r>
          </w:p>
        </w:tc>
      </w:tr>
      <w:tr w:rsidR="00CC5DCB" w:rsidRPr="00E544F1" w14:paraId="2F7F6B8D" w14:textId="77777777">
        <w:trPr>
          <w:cantSplit/>
          <w:jc w:val="center"/>
        </w:trPr>
        <w:tc>
          <w:tcPr>
            <w:tcW w:w="2520" w:type="dxa"/>
            <w:shd w:val="clear" w:color="auto" w:fill="FFF2CC"/>
            <w:tcMar>
              <w:top w:w="70" w:type="dxa"/>
              <w:left w:w="80" w:type="dxa"/>
              <w:bottom w:w="70" w:type="dxa"/>
              <w:right w:w="80" w:type="dxa"/>
            </w:tcMar>
          </w:tcPr>
          <w:p w14:paraId="00000121" w14:textId="77777777" w:rsidR="00CC5DCB" w:rsidRPr="00E544F1" w:rsidRDefault="00000000">
            <w:pPr>
              <w:rPr>
                <w:rFonts w:ascii="Aptos" w:hAnsi="Aptos" w:cs="Calibri Light"/>
              </w:rPr>
            </w:pPr>
            <w:r w:rsidRPr="00E544F1">
              <w:rPr>
                <w:rFonts w:ascii="Aptos" w:hAnsi="Aptos" w:cs="Calibri Light"/>
                <w:b/>
                <w:bCs/>
                <w:color w:val="000000"/>
                <w:sz w:val="16"/>
                <w:szCs w:val="16"/>
              </w:rPr>
              <w:t>All inputs trigger the same response</w:t>
            </w:r>
          </w:p>
        </w:tc>
        <w:tc>
          <w:tcPr>
            <w:tcW w:w="3528" w:type="dxa"/>
            <w:tcMar>
              <w:top w:w="70" w:type="dxa"/>
              <w:left w:w="80" w:type="dxa"/>
              <w:bottom w:w="70" w:type="dxa"/>
              <w:right w:w="80" w:type="dxa"/>
            </w:tcMar>
          </w:tcPr>
          <w:p w14:paraId="00000122" w14:textId="77777777" w:rsidR="00CC5DCB" w:rsidRPr="00E544F1" w:rsidRDefault="00000000">
            <w:pPr>
              <w:rPr>
                <w:rFonts w:ascii="Aptos" w:hAnsi="Aptos" w:cs="Calibri Light"/>
              </w:rPr>
            </w:pPr>
            <w:r w:rsidRPr="00E544F1">
              <w:rPr>
                <w:rFonts w:ascii="Aptos" w:hAnsi="Aptos" w:cs="Calibri Light"/>
                <w:color w:val="000000"/>
                <w:sz w:val="16"/>
                <w:szCs w:val="16"/>
              </w:rPr>
              <w:t>The if / else blocks are not nested or the equality blocks are incomplete.</w:t>
            </w:r>
          </w:p>
        </w:tc>
        <w:tc>
          <w:tcPr>
            <w:tcW w:w="3816" w:type="dxa"/>
            <w:tcMar>
              <w:top w:w="70" w:type="dxa"/>
              <w:left w:w="80" w:type="dxa"/>
              <w:bottom w:w="70" w:type="dxa"/>
              <w:right w:w="80" w:type="dxa"/>
            </w:tcMar>
          </w:tcPr>
          <w:p w14:paraId="00000123" w14:textId="77777777" w:rsidR="00CC5DCB" w:rsidRPr="00E544F1" w:rsidRDefault="00000000">
            <w:pPr>
              <w:rPr>
                <w:rFonts w:ascii="Aptos" w:hAnsi="Aptos" w:cs="Calibri Light"/>
              </w:rPr>
            </w:pPr>
            <w:r w:rsidRPr="00E544F1">
              <w:rPr>
                <w:rFonts w:ascii="Aptos" w:hAnsi="Aptos" w:cs="Calibri Light"/>
                <w:color w:val="000000"/>
                <w:sz w:val="16"/>
                <w:szCs w:val="16"/>
              </w:rPr>
              <w:t>Rebuild the branch sequence from the outside in and test 1, 2 and 3 separately.</w:t>
            </w:r>
          </w:p>
        </w:tc>
      </w:tr>
      <w:tr w:rsidR="00CC5DCB" w:rsidRPr="00E544F1" w14:paraId="464DD711" w14:textId="77777777">
        <w:trPr>
          <w:cantSplit/>
          <w:jc w:val="center"/>
        </w:trPr>
        <w:tc>
          <w:tcPr>
            <w:tcW w:w="2520" w:type="dxa"/>
            <w:shd w:val="clear" w:color="auto" w:fill="FFF2CC"/>
            <w:tcMar>
              <w:top w:w="70" w:type="dxa"/>
              <w:left w:w="80" w:type="dxa"/>
              <w:bottom w:w="70" w:type="dxa"/>
              <w:right w:w="80" w:type="dxa"/>
            </w:tcMar>
          </w:tcPr>
          <w:p w14:paraId="00000124" w14:textId="77777777" w:rsidR="00CC5DCB" w:rsidRPr="00E544F1" w:rsidRDefault="00000000">
            <w:pPr>
              <w:rPr>
                <w:rFonts w:ascii="Aptos" w:hAnsi="Aptos" w:cs="Calibri Light"/>
              </w:rPr>
            </w:pPr>
            <w:r w:rsidRPr="00E544F1">
              <w:rPr>
                <w:rFonts w:ascii="Aptos" w:hAnsi="Aptos" w:cs="Calibri Light"/>
                <w:b/>
                <w:bCs/>
                <w:color w:val="000000"/>
                <w:sz w:val="16"/>
                <w:szCs w:val="16"/>
              </w:rPr>
              <w:t>The chatbot does not respond after the menu</w:t>
            </w:r>
          </w:p>
        </w:tc>
        <w:tc>
          <w:tcPr>
            <w:tcW w:w="3528" w:type="dxa"/>
            <w:tcMar>
              <w:top w:w="70" w:type="dxa"/>
              <w:left w:w="80" w:type="dxa"/>
              <w:bottom w:w="70" w:type="dxa"/>
              <w:right w:w="80" w:type="dxa"/>
            </w:tcMar>
          </w:tcPr>
          <w:p w14:paraId="00000125" w14:textId="77777777" w:rsidR="00CC5DCB" w:rsidRPr="00E544F1" w:rsidRDefault="00000000">
            <w:pPr>
              <w:rPr>
                <w:rFonts w:ascii="Aptos" w:hAnsi="Aptos" w:cs="Calibri Light"/>
              </w:rPr>
            </w:pPr>
            <w:r w:rsidRPr="00E544F1">
              <w:rPr>
                <w:rFonts w:ascii="Aptos" w:hAnsi="Aptos" w:cs="Calibri Light"/>
                <w:color w:val="000000"/>
                <w:sz w:val="16"/>
                <w:szCs w:val="16"/>
              </w:rPr>
              <w:t>The ask and wait block or answer reporter is missing.</w:t>
            </w:r>
          </w:p>
        </w:tc>
        <w:tc>
          <w:tcPr>
            <w:tcW w:w="3816" w:type="dxa"/>
            <w:tcMar>
              <w:top w:w="70" w:type="dxa"/>
              <w:left w:w="80" w:type="dxa"/>
              <w:bottom w:w="70" w:type="dxa"/>
              <w:right w:w="80" w:type="dxa"/>
            </w:tcMar>
          </w:tcPr>
          <w:p w14:paraId="00000126" w14:textId="77777777" w:rsidR="00CC5DCB" w:rsidRPr="00E544F1" w:rsidRDefault="00000000">
            <w:pPr>
              <w:rPr>
                <w:rFonts w:ascii="Aptos" w:hAnsi="Aptos" w:cs="Calibri Light"/>
              </w:rPr>
            </w:pPr>
            <w:r w:rsidRPr="00E544F1">
              <w:rPr>
                <w:rFonts w:ascii="Aptos" w:hAnsi="Aptos" w:cs="Calibri Light"/>
                <w:color w:val="000000"/>
                <w:sz w:val="16"/>
                <w:szCs w:val="16"/>
              </w:rPr>
              <w:t>Check that the answer reporter is placed in each comparison.</w:t>
            </w:r>
          </w:p>
        </w:tc>
      </w:tr>
      <w:tr w:rsidR="00CC5DCB" w:rsidRPr="00E544F1" w14:paraId="33406EA9" w14:textId="77777777">
        <w:trPr>
          <w:cantSplit/>
          <w:jc w:val="center"/>
        </w:trPr>
        <w:tc>
          <w:tcPr>
            <w:tcW w:w="2520" w:type="dxa"/>
            <w:shd w:val="clear" w:color="auto" w:fill="FFF2CC"/>
            <w:tcMar>
              <w:top w:w="70" w:type="dxa"/>
              <w:left w:w="80" w:type="dxa"/>
              <w:bottom w:w="70" w:type="dxa"/>
              <w:right w:w="80" w:type="dxa"/>
            </w:tcMar>
          </w:tcPr>
          <w:p w14:paraId="00000127" w14:textId="77777777" w:rsidR="00CC5DCB" w:rsidRPr="00E544F1" w:rsidRDefault="00000000">
            <w:pPr>
              <w:rPr>
                <w:rFonts w:ascii="Aptos" w:hAnsi="Aptos" w:cs="Calibri Light"/>
              </w:rPr>
            </w:pPr>
            <w:r w:rsidRPr="00E544F1">
              <w:rPr>
                <w:rFonts w:ascii="Aptos" w:hAnsi="Aptos" w:cs="Calibri Light"/>
                <w:b/>
                <w:bCs/>
                <w:color w:val="000000"/>
                <w:sz w:val="16"/>
                <w:szCs w:val="16"/>
              </w:rPr>
              <w:t>Students spend time on backgrounds or sounds</w:t>
            </w:r>
          </w:p>
        </w:tc>
        <w:tc>
          <w:tcPr>
            <w:tcW w:w="3528" w:type="dxa"/>
            <w:tcMar>
              <w:top w:w="70" w:type="dxa"/>
              <w:left w:w="80" w:type="dxa"/>
              <w:bottom w:w="70" w:type="dxa"/>
              <w:right w:w="80" w:type="dxa"/>
            </w:tcMar>
          </w:tcPr>
          <w:p w14:paraId="00000128" w14:textId="77777777" w:rsidR="00CC5DCB" w:rsidRPr="00E544F1" w:rsidRDefault="00000000">
            <w:pPr>
              <w:rPr>
                <w:rFonts w:ascii="Aptos" w:hAnsi="Aptos" w:cs="Calibri Light"/>
              </w:rPr>
            </w:pPr>
            <w:r w:rsidRPr="00E544F1">
              <w:rPr>
                <w:rFonts w:ascii="Aptos" w:hAnsi="Aptos" w:cs="Calibri Light"/>
                <w:color w:val="000000"/>
                <w:sz w:val="16"/>
                <w:szCs w:val="16"/>
              </w:rPr>
              <w:t>They are treating the task as animation rather than chatbot design.</w:t>
            </w:r>
          </w:p>
        </w:tc>
        <w:tc>
          <w:tcPr>
            <w:tcW w:w="3816" w:type="dxa"/>
            <w:tcMar>
              <w:top w:w="70" w:type="dxa"/>
              <w:left w:w="80" w:type="dxa"/>
              <w:bottom w:w="70" w:type="dxa"/>
              <w:right w:w="80" w:type="dxa"/>
            </w:tcMar>
          </w:tcPr>
          <w:p w14:paraId="00000129" w14:textId="77777777" w:rsidR="00CC5DCB" w:rsidRPr="00E544F1" w:rsidRDefault="00000000">
            <w:pPr>
              <w:rPr>
                <w:rFonts w:ascii="Aptos" w:hAnsi="Aptos" w:cs="Calibri Light"/>
              </w:rPr>
            </w:pPr>
            <w:r w:rsidRPr="00E544F1">
              <w:rPr>
                <w:rFonts w:ascii="Aptos" w:hAnsi="Aptos" w:cs="Calibri Light"/>
                <w:color w:val="000000"/>
                <w:sz w:val="16"/>
                <w:szCs w:val="16"/>
              </w:rPr>
              <w:t>Use the rule: logic first, decoration later.</w:t>
            </w:r>
          </w:p>
        </w:tc>
      </w:tr>
      <w:tr w:rsidR="00CC5DCB" w:rsidRPr="00E544F1" w14:paraId="49E207CF" w14:textId="77777777">
        <w:trPr>
          <w:cantSplit/>
          <w:jc w:val="center"/>
        </w:trPr>
        <w:tc>
          <w:tcPr>
            <w:tcW w:w="2520" w:type="dxa"/>
            <w:shd w:val="clear" w:color="auto" w:fill="FFF2CC"/>
            <w:tcMar>
              <w:top w:w="70" w:type="dxa"/>
              <w:left w:w="80" w:type="dxa"/>
              <w:bottom w:w="70" w:type="dxa"/>
              <w:right w:w="80" w:type="dxa"/>
            </w:tcMar>
          </w:tcPr>
          <w:p w14:paraId="0000012A" w14:textId="77777777" w:rsidR="00CC5DCB" w:rsidRPr="00E544F1" w:rsidRDefault="00000000">
            <w:pPr>
              <w:rPr>
                <w:rFonts w:ascii="Aptos" w:hAnsi="Aptos" w:cs="Calibri Light"/>
              </w:rPr>
            </w:pPr>
            <w:r w:rsidRPr="00E544F1">
              <w:rPr>
                <w:rFonts w:ascii="Aptos" w:hAnsi="Aptos" w:cs="Calibri Light"/>
                <w:b/>
                <w:bCs/>
                <w:color w:val="000000"/>
                <w:sz w:val="16"/>
                <w:szCs w:val="16"/>
              </w:rPr>
              <w:t>The principle is only written in a comment</w:t>
            </w:r>
          </w:p>
        </w:tc>
        <w:tc>
          <w:tcPr>
            <w:tcW w:w="3528" w:type="dxa"/>
            <w:tcMar>
              <w:top w:w="70" w:type="dxa"/>
              <w:left w:w="80" w:type="dxa"/>
              <w:bottom w:w="70" w:type="dxa"/>
              <w:right w:w="80" w:type="dxa"/>
            </w:tcMar>
          </w:tcPr>
          <w:p w14:paraId="0000012B" w14:textId="77777777" w:rsidR="00CC5DCB" w:rsidRPr="00E544F1" w:rsidRDefault="00000000">
            <w:pPr>
              <w:rPr>
                <w:rFonts w:ascii="Aptos" w:hAnsi="Aptos" w:cs="Calibri Light"/>
              </w:rPr>
            </w:pPr>
            <w:r w:rsidRPr="00E544F1">
              <w:rPr>
                <w:rFonts w:ascii="Aptos" w:hAnsi="Aptos" w:cs="Calibri Light"/>
                <w:color w:val="000000"/>
                <w:sz w:val="16"/>
                <w:szCs w:val="16"/>
              </w:rPr>
              <w:t>The visible chatbot behaviour does not actually enact it.</w:t>
            </w:r>
          </w:p>
        </w:tc>
        <w:tc>
          <w:tcPr>
            <w:tcW w:w="3816" w:type="dxa"/>
            <w:tcMar>
              <w:top w:w="70" w:type="dxa"/>
              <w:left w:w="80" w:type="dxa"/>
              <w:bottom w:w="70" w:type="dxa"/>
              <w:right w:w="80" w:type="dxa"/>
            </w:tcMar>
          </w:tcPr>
          <w:p w14:paraId="0000012C" w14:textId="77777777" w:rsidR="00CC5DCB" w:rsidRPr="00E544F1" w:rsidRDefault="00000000">
            <w:pPr>
              <w:rPr>
                <w:rFonts w:ascii="Aptos" w:hAnsi="Aptos" w:cs="Calibri Light"/>
              </w:rPr>
            </w:pPr>
            <w:r w:rsidRPr="00E544F1">
              <w:rPr>
                <w:rFonts w:ascii="Aptos" w:hAnsi="Aptos" w:cs="Calibri Light"/>
                <w:color w:val="000000"/>
                <w:sz w:val="16"/>
                <w:szCs w:val="16"/>
              </w:rPr>
              <w:t>Ask students to identify the exact response or rule that users experience.</w:t>
            </w:r>
          </w:p>
        </w:tc>
      </w:tr>
      <w:tr w:rsidR="00CC5DCB" w:rsidRPr="00E544F1" w14:paraId="7F5275CC" w14:textId="77777777">
        <w:trPr>
          <w:cantSplit/>
          <w:jc w:val="center"/>
        </w:trPr>
        <w:tc>
          <w:tcPr>
            <w:tcW w:w="2520" w:type="dxa"/>
            <w:shd w:val="clear" w:color="auto" w:fill="FFF2CC"/>
            <w:tcMar>
              <w:top w:w="70" w:type="dxa"/>
              <w:left w:w="80" w:type="dxa"/>
              <w:bottom w:w="70" w:type="dxa"/>
              <w:right w:w="80" w:type="dxa"/>
            </w:tcMar>
          </w:tcPr>
          <w:p w14:paraId="0000012D" w14:textId="77777777" w:rsidR="00CC5DCB" w:rsidRPr="00E544F1" w:rsidRDefault="00000000">
            <w:pPr>
              <w:rPr>
                <w:rFonts w:ascii="Aptos" w:hAnsi="Aptos" w:cs="Calibri Light"/>
              </w:rPr>
            </w:pPr>
            <w:r w:rsidRPr="00E544F1">
              <w:rPr>
                <w:rFonts w:ascii="Aptos" w:hAnsi="Aptos" w:cs="Calibri Light"/>
                <w:b/>
                <w:bCs/>
                <w:color w:val="000000"/>
                <w:sz w:val="16"/>
                <w:szCs w:val="16"/>
              </w:rPr>
              <w:t>Screenshots include personal data</w:t>
            </w:r>
          </w:p>
        </w:tc>
        <w:tc>
          <w:tcPr>
            <w:tcW w:w="3528" w:type="dxa"/>
            <w:tcMar>
              <w:top w:w="70" w:type="dxa"/>
              <w:left w:w="80" w:type="dxa"/>
              <w:bottom w:w="70" w:type="dxa"/>
              <w:right w:w="80" w:type="dxa"/>
            </w:tcMar>
          </w:tcPr>
          <w:p w14:paraId="0000012E" w14:textId="77777777" w:rsidR="00CC5DCB" w:rsidRPr="00E544F1" w:rsidRDefault="00000000">
            <w:pPr>
              <w:rPr>
                <w:rFonts w:ascii="Aptos" w:hAnsi="Aptos" w:cs="Calibri Light"/>
              </w:rPr>
            </w:pPr>
            <w:r w:rsidRPr="00E544F1">
              <w:rPr>
                <w:rFonts w:ascii="Aptos" w:hAnsi="Aptos" w:cs="Calibri Light"/>
                <w:color w:val="000000"/>
                <w:sz w:val="16"/>
                <w:szCs w:val="16"/>
              </w:rPr>
              <w:t>The full browser/account bar was captured.</w:t>
            </w:r>
          </w:p>
        </w:tc>
        <w:tc>
          <w:tcPr>
            <w:tcW w:w="3816" w:type="dxa"/>
            <w:tcMar>
              <w:top w:w="70" w:type="dxa"/>
              <w:left w:w="80" w:type="dxa"/>
              <w:bottom w:w="70" w:type="dxa"/>
              <w:right w:w="80" w:type="dxa"/>
            </w:tcMar>
          </w:tcPr>
          <w:p w14:paraId="0000012F" w14:textId="77777777" w:rsidR="00CC5DCB" w:rsidRPr="00E544F1" w:rsidRDefault="00000000">
            <w:pPr>
              <w:rPr>
                <w:rFonts w:ascii="Aptos" w:hAnsi="Aptos" w:cs="Calibri Light"/>
              </w:rPr>
            </w:pPr>
            <w:r w:rsidRPr="00E544F1">
              <w:rPr>
                <w:rFonts w:ascii="Aptos" w:hAnsi="Aptos" w:cs="Calibri Light"/>
                <w:color w:val="000000"/>
                <w:sz w:val="16"/>
                <w:szCs w:val="16"/>
              </w:rPr>
              <w:t>Crop the image and recapture if needed before sharing.</w:t>
            </w:r>
          </w:p>
        </w:tc>
      </w:tr>
    </w:tbl>
    <w:p w14:paraId="00000130" w14:textId="77777777" w:rsidR="00CC5DCB" w:rsidRPr="00E544F1" w:rsidRDefault="00000000">
      <w:pPr>
        <w:keepNext/>
        <w:spacing w:before="160" w:after="80"/>
        <w:rPr>
          <w:rFonts w:ascii="Aptos" w:hAnsi="Aptos" w:cs="Calibri Light"/>
        </w:rPr>
      </w:pPr>
      <w:r w:rsidRPr="00E544F1">
        <w:rPr>
          <w:rFonts w:ascii="Aptos" w:hAnsi="Aptos" w:cs="Calibri Light"/>
          <w:b/>
          <w:bCs/>
          <w:color w:val="1F4E78"/>
          <w:sz w:val="30"/>
          <w:szCs w:val="30"/>
        </w:rPr>
        <w:t>9. Final Option A evidence checklist</w:t>
      </w:r>
    </w:p>
    <w:p w14:paraId="00000131" w14:textId="77777777" w:rsidR="00CC5DCB" w:rsidRPr="00E544F1" w:rsidRDefault="00000000">
      <w:pPr>
        <w:spacing w:after="40" w:line="252" w:lineRule="auto"/>
        <w:rPr>
          <w:rFonts w:ascii="Aptos" w:hAnsi="Aptos" w:cs="Calibri Light"/>
        </w:rPr>
      </w:pPr>
      <w:r w:rsidRPr="00E544F1">
        <w:rPr>
          <w:rFonts w:ascii="Aptos" w:hAnsi="Aptos" w:cs="Calibri Light"/>
          <w:color w:val="000000"/>
        </w:rPr>
        <w:t>□ The Scratch project opens and the green flag starts the chatbot.</w:t>
      </w:r>
    </w:p>
    <w:p w14:paraId="00000132" w14:textId="77777777" w:rsidR="00CC5DCB" w:rsidRPr="00E544F1" w:rsidRDefault="00000000">
      <w:pPr>
        <w:spacing w:after="40" w:line="252" w:lineRule="auto"/>
        <w:rPr>
          <w:rFonts w:ascii="Aptos" w:hAnsi="Aptos" w:cs="Calibri Light"/>
        </w:rPr>
      </w:pPr>
      <w:r w:rsidRPr="00E544F1">
        <w:rPr>
          <w:rFonts w:ascii="Aptos" w:hAnsi="Aptos" w:cs="Calibri Light"/>
          <w:color w:val="000000"/>
        </w:rPr>
        <w:t>□ The chatbot states its name and purpose.</w:t>
      </w:r>
    </w:p>
    <w:p w14:paraId="00000133" w14:textId="77777777" w:rsidR="00CC5DCB" w:rsidRPr="00E544F1" w:rsidRDefault="00000000">
      <w:pPr>
        <w:spacing w:after="40" w:line="252" w:lineRule="auto"/>
        <w:rPr>
          <w:rFonts w:ascii="Aptos" w:hAnsi="Aptos" w:cs="Calibri Light"/>
        </w:rPr>
      </w:pPr>
      <w:r w:rsidRPr="00E544F1">
        <w:rPr>
          <w:rFonts w:ascii="Aptos" w:hAnsi="Aptos" w:cs="Calibri Light"/>
          <w:color w:val="000000"/>
        </w:rPr>
        <w:t>□ Inputs 1, 2 and 3 produce three different planned responses.</w:t>
      </w:r>
    </w:p>
    <w:p w14:paraId="00000134" w14:textId="77777777" w:rsidR="00CC5DCB" w:rsidRPr="00E544F1" w:rsidRDefault="00000000">
      <w:pPr>
        <w:spacing w:after="40" w:line="252" w:lineRule="auto"/>
        <w:rPr>
          <w:rFonts w:ascii="Aptos" w:hAnsi="Aptos" w:cs="Calibri Light"/>
        </w:rPr>
      </w:pPr>
      <w:r w:rsidRPr="00E544F1">
        <w:rPr>
          <w:rFonts w:ascii="Aptos" w:hAnsi="Aptos" w:cs="Calibri Light"/>
          <w:color w:val="000000"/>
        </w:rPr>
        <w:t>□ An unclear or mistyped input produces the recovery-oriented fallback message.</w:t>
      </w:r>
    </w:p>
    <w:p w14:paraId="00000135" w14:textId="77777777" w:rsidR="00CC5DCB" w:rsidRPr="00E544F1" w:rsidRDefault="00000000">
      <w:pPr>
        <w:spacing w:after="40" w:line="252" w:lineRule="auto"/>
        <w:rPr>
          <w:rFonts w:ascii="Aptos" w:hAnsi="Aptos" w:cs="Calibri Light"/>
        </w:rPr>
      </w:pPr>
      <w:r w:rsidRPr="00E544F1">
        <w:rPr>
          <w:rFonts w:ascii="Aptos" w:hAnsi="Aptos" w:cs="Calibri Light"/>
          <w:color w:val="000000"/>
        </w:rPr>
        <w:t>□ An outside-topic or unsafe question produces the scope and safety limitation message.</w:t>
      </w:r>
    </w:p>
    <w:p w14:paraId="00000136" w14:textId="77777777" w:rsidR="00CC5DCB" w:rsidRPr="00E544F1" w:rsidRDefault="00000000">
      <w:pPr>
        <w:spacing w:after="40" w:line="252" w:lineRule="auto"/>
        <w:rPr>
          <w:rFonts w:ascii="Aptos" w:hAnsi="Aptos" w:cs="Calibri Light"/>
        </w:rPr>
      </w:pPr>
      <w:r w:rsidRPr="00E544F1">
        <w:rPr>
          <w:rFonts w:ascii="Aptos" w:hAnsi="Aptos" w:cs="Calibri Light"/>
          <w:color w:val="000000"/>
        </w:rPr>
        <w:t>□ The CORE 1 principle is linked to one exact visible feature.</w:t>
      </w:r>
    </w:p>
    <w:p w14:paraId="00000137" w14:textId="77777777" w:rsidR="00CC5DCB" w:rsidRPr="00E544F1" w:rsidRDefault="00000000">
      <w:pPr>
        <w:spacing w:after="40" w:line="252" w:lineRule="auto"/>
        <w:rPr>
          <w:rFonts w:ascii="Aptos" w:hAnsi="Aptos" w:cs="Calibri Light"/>
        </w:rPr>
      </w:pPr>
      <w:r w:rsidRPr="00E544F1">
        <w:rPr>
          <w:rFonts w:ascii="Aptos" w:hAnsi="Aptos" w:cs="Calibri Light"/>
          <w:color w:val="000000"/>
        </w:rPr>
        <w:t xml:space="preserve">□ One mini-test is labelled </w:t>
      </w:r>
      <w:r w:rsidRPr="00E544F1">
        <w:rPr>
          <w:rFonts w:ascii="Segoe UI Symbol" w:hAnsi="Segoe UI Symbol" w:cs="Segoe UI Symbol"/>
          <w:color w:val="000000"/>
        </w:rPr>
        <w:t>★</w:t>
      </w:r>
      <w:r w:rsidRPr="00E544F1">
        <w:rPr>
          <w:rFonts w:ascii="Aptos" w:hAnsi="Aptos" w:cs="Calibri Light"/>
          <w:color w:val="000000"/>
        </w:rPr>
        <w:t xml:space="preserve"> CORE 1 principle test.</w:t>
      </w:r>
    </w:p>
    <w:p w14:paraId="00000138" w14:textId="77777777" w:rsidR="00CC5DCB" w:rsidRPr="00E544F1" w:rsidRDefault="00000000">
      <w:pPr>
        <w:spacing w:after="40" w:line="252" w:lineRule="auto"/>
        <w:rPr>
          <w:rFonts w:ascii="Aptos" w:hAnsi="Aptos" w:cs="Calibri Light"/>
        </w:rPr>
      </w:pPr>
      <w:r w:rsidRPr="00E544F1">
        <w:rPr>
          <w:rFonts w:ascii="Aptos" w:hAnsi="Aptos" w:cs="Calibri Light"/>
          <w:color w:val="000000"/>
        </w:rPr>
        <w:t>□ The group recorded evidence and made one focused improvement or justified keeping the feature as designed.</w:t>
      </w:r>
    </w:p>
    <w:p w14:paraId="00000139" w14:textId="77777777" w:rsidR="00CC5DCB" w:rsidRPr="00E544F1" w:rsidRDefault="00000000">
      <w:pPr>
        <w:spacing w:after="40" w:line="252" w:lineRule="auto"/>
        <w:rPr>
          <w:rFonts w:ascii="Aptos" w:hAnsi="Aptos" w:cs="Calibri Light"/>
        </w:rPr>
      </w:pPr>
      <w:r w:rsidRPr="00E544F1">
        <w:rPr>
          <w:rFonts w:ascii="Aptos" w:hAnsi="Aptos" w:cs="Calibri Light"/>
        </w:rPr>
        <w:t>□ The .sb3 file or shared project link is saved in the agreed class location, and screenshots contain no personal data.</w:t>
      </w:r>
    </w:p>
    <w:p w14:paraId="0000013A" w14:textId="77777777" w:rsidR="00CC5DCB" w:rsidRPr="00E544F1" w:rsidRDefault="00000000">
      <w:pPr>
        <w:spacing w:after="40" w:line="252" w:lineRule="auto"/>
        <w:rPr>
          <w:rFonts w:ascii="Aptos" w:hAnsi="Aptos" w:cs="Calibri Light"/>
        </w:rPr>
      </w:pPr>
      <w:r w:rsidRPr="00E544F1">
        <w:rPr>
          <w:rFonts w:ascii="Aptos" w:hAnsi="Aptos" w:cs="Calibri Light"/>
          <w:color w:val="000000"/>
        </w:rPr>
        <w:t>□ The CORE 3 handover card tells the next group what to test.</w:t>
      </w:r>
    </w:p>
    <w:tbl>
      <w:tblPr>
        <w:tblStyle w:val="afc"/>
        <w:tblW w:w="10368" w:type="dxa"/>
        <w:jc w:val="center"/>
        <w:tblInd w:w="0" w:type="dxa"/>
        <w:tblLayout w:type="fixed"/>
        <w:tblLook w:val="0400" w:firstRow="0" w:lastRow="0" w:firstColumn="0" w:lastColumn="0" w:noHBand="0" w:noVBand="1"/>
      </w:tblPr>
      <w:tblGrid>
        <w:gridCol w:w="10368"/>
      </w:tblGrid>
      <w:tr w:rsidR="00CC5DCB" w:rsidRPr="00E544F1" w14:paraId="197E1F01" w14:textId="77777777">
        <w:trPr>
          <w:cantSplit/>
          <w:jc w:val="center"/>
        </w:trPr>
        <w:tc>
          <w:tcPr>
            <w:tcW w:w="10368" w:type="dxa"/>
            <w:shd w:val="clear" w:color="auto" w:fill="70AD47"/>
            <w:tcMar>
              <w:top w:w="70" w:type="dxa"/>
              <w:left w:w="110" w:type="dxa"/>
              <w:bottom w:w="70" w:type="dxa"/>
              <w:right w:w="110" w:type="dxa"/>
            </w:tcMar>
          </w:tcPr>
          <w:p w14:paraId="0000013B" w14:textId="77777777" w:rsidR="00CC5DCB" w:rsidRPr="00E544F1" w:rsidRDefault="00000000">
            <w:pPr>
              <w:rPr>
                <w:rFonts w:ascii="Aptos" w:hAnsi="Aptos" w:cs="Calibri Light"/>
              </w:rPr>
            </w:pPr>
            <w:r w:rsidRPr="00E544F1">
              <w:rPr>
                <w:rFonts w:ascii="Aptos" w:hAnsi="Aptos" w:cs="Calibri Light"/>
                <w:b/>
                <w:bCs/>
                <w:color w:val="FFFFFF"/>
                <w:sz w:val="22"/>
                <w:szCs w:val="22"/>
              </w:rPr>
              <w:lastRenderedPageBreak/>
              <w:t>Recommended teacher message</w:t>
            </w:r>
          </w:p>
        </w:tc>
      </w:tr>
      <w:tr w:rsidR="00CC5DCB" w:rsidRPr="00E544F1" w14:paraId="167821A3" w14:textId="77777777">
        <w:trPr>
          <w:cantSplit/>
          <w:jc w:val="center"/>
        </w:trPr>
        <w:tc>
          <w:tcPr>
            <w:tcW w:w="10368" w:type="dxa"/>
            <w:shd w:val="clear" w:color="auto" w:fill="E2F0D9"/>
            <w:tcMar>
              <w:top w:w="90" w:type="dxa"/>
              <w:left w:w="120" w:type="dxa"/>
              <w:bottom w:w="90" w:type="dxa"/>
              <w:right w:w="120" w:type="dxa"/>
            </w:tcMar>
          </w:tcPr>
          <w:p w14:paraId="0000013C" w14:textId="77777777" w:rsidR="00CC5DCB" w:rsidRPr="00E544F1" w:rsidRDefault="00000000">
            <w:pPr>
              <w:spacing w:after="40" w:line="240" w:lineRule="auto"/>
              <w:rPr>
                <w:rFonts w:ascii="Aptos" w:hAnsi="Aptos" w:cs="Calibri Light"/>
              </w:rPr>
            </w:pPr>
            <w:r w:rsidRPr="00E544F1">
              <w:rPr>
                <w:rFonts w:ascii="Aptos" w:hAnsi="Aptos" w:cs="Calibri Light"/>
                <w:color w:val="000000"/>
              </w:rPr>
              <w:t>“Your chatbot does not need more features. It needs clear logic, a visible design principle, and evidence that you tested how it behaves.”</w:t>
            </w:r>
          </w:p>
        </w:tc>
      </w:tr>
    </w:tbl>
    <w:p w14:paraId="0000013D" w14:textId="77777777" w:rsidR="00CC5DCB" w:rsidRPr="00E544F1" w:rsidRDefault="00CC5DCB">
      <w:pPr>
        <w:spacing w:after="20"/>
        <w:rPr>
          <w:rFonts w:ascii="Aptos" w:hAnsi="Aptos" w:cs="Calibri Light"/>
        </w:rPr>
      </w:pPr>
    </w:p>
    <w:sectPr w:rsidR="00CC5DCB" w:rsidRPr="00E544F1">
      <w:headerReference w:type="default" r:id="rId17"/>
      <w:footerReference w:type="default" r:id="rId18"/>
      <w:pgSz w:w="12240" w:h="15840"/>
      <w:pgMar w:top="792" w:right="936" w:bottom="792"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4E8FA" w14:textId="77777777" w:rsidR="000877D9" w:rsidRDefault="000877D9">
      <w:pPr>
        <w:spacing w:after="0" w:line="240" w:lineRule="auto"/>
      </w:pPr>
      <w:r>
        <w:separator/>
      </w:r>
    </w:p>
  </w:endnote>
  <w:endnote w:type="continuationSeparator" w:id="0">
    <w:p w14:paraId="52B6AECD" w14:textId="77777777" w:rsidR="000877D9" w:rsidRDefault="00087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769B343-F300-46CF-8FE1-1B946CFBFAC5}"/>
  </w:font>
  <w:font w:name="Arial">
    <w:panose1 w:val="020B0604020202020204"/>
    <w:charset w:val="A1"/>
    <w:family w:val="swiss"/>
    <w:pitch w:val="variable"/>
    <w:sig w:usb0="E0002EFF" w:usb1="C000785B" w:usb2="00000009" w:usb3="00000000" w:csb0="000001FF" w:csb1="00000000"/>
  </w:font>
  <w:font w:name="Play">
    <w:charset w:val="00"/>
    <w:family w:val="auto"/>
    <w:pitch w:val="default"/>
    <w:embedRegular r:id="rId2" w:fontKey="{2BF31499-4038-44E1-AFA2-1D0F8438674D}"/>
  </w:font>
  <w:font w:name="Calibri">
    <w:panose1 w:val="020F0502020204030204"/>
    <w:charset w:val="A1"/>
    <w:family w:val="swiss"/>
    <w:pitch w:val="variable"/>
    <w:sig w:usb0="E4002EFF" w:usb1="C000247B" w:usb2="00000009" w:usb3="00000000" w:csb0="000001FF" w:csb1="00000000"/>
    <w:embedRegular r:id="rId3" w:fontKey="{554AC7D1-011B-45D4-85FE-9F5743AACDF5}"/>
  </w:font>
  <w:font w:name="Times New Roman">
    <w:panose1 w:val="02020603050405020304"/>
    <w:charset w:val="A1"/>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0F124C75-6427-4144-8BFD-C65B5B0FAB16}"/>
    <w:embedBold r:id="rId5" w:fontKey="{A5DC0042-1854-4402-8010-228F939400DB}"/>
    <w:embedItalic r:id="rId6" w:fontKey="{BC9B7B98-DD3F-460B-8BD4-C809D6104328}"/>
  </w:font>
  <w:font w:name="Calibri Light">
    <w:panose1 w:val="020F0302020204030204"/>
    <w:charset w:val="A1"/>
    <w:family w:val="swiss"/>
    <w:pitch w:val="variable"/>
    <w:sig w:usb0="E4002EFF" w:usb1="C000247B" w:usb2="00000009" w:usb3="00000000" w:csb0="000001FF" w:csb1="00000000"/>
    <w:embedRegular r:id="rId7" w:fontKey="{BB20B79E-AC6E-4E86-B664-055CB105EFA6}"/>
    <w:embedBold r:id="rId8" w:fontKey="{FF844816-0292-4E1E-BAC0-5C1D8BA504DB}"/>
    <w:embedItalic r:id="rId9" w:fontKey="{AE10FE7C-BAB0-4095-81BC-A4CA5DCE2C4D}"/>
  </w:font>
  <w:font w:name="Segoe UI Symbol">
    <w:panose1 w:val="020B0502040204020203"/>
    <w:charset w:val="00"/>
    <w:family w:val="swiss"/>
    <w:pitch w:val="variable"/>
    <w:sig w:usb0="800001E3" w:usb1="1200FFEF" w:usb2="00040000" w:usb3="00000000" w:csb0="00000001" w:csb1="00000000"/>
    <w:embedRegular r:id="rId10" w:fontKey="{84BE13A5-276F-49ED-B8D8-A3C8A4F987C0}"/>
  </w:font>
  <w:font w:name="Cambria">
    <w:panose1 w:val="02040503050406030204"/>
    <w:charset w:val="A1"/>
    <w:family w:val="roman"/>
    <w:pitch w:val="variable"/>
    <w:sig w:usb0="E00006FF" w:usb1="420024FF" w:usb2="02000000" w:usb3="00000000" w:csb0="0000019F" w:csb1="00000000"/>
    <w:embedRegular r:id="rId11" w:fontKey="{C3CD23CF-3FF9-4069-B684-EEFF837A0B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2451" w14:textId="77777777" w:rsidR="00D82733" w:rsidRDefault="00D82733" w:rsidP="00D82733">
    <w:pPr>
      <w:spacing w:before="160"/>
      <w:jc w:val="right"/>
    </w:pPr>
    <w:r>
      <w:rPr>
        <w:i/>
        <w:iCs/>
        <w:color w:val="555555"/>
        <w:sz w:val="16"/>
        <w:szCs w:val="16"/>
      </w:rPr>
      <w:t>CORE 2 Option A Guide | GenSTEAMers</w:t>
    </w:r>
  </w:p>
  <w:p w14:paraId="00000143" w14:textId="77777777" w:rsidR="00CC5DCB" w:rsidRDefault="00CC5D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09935" w14:textId="77777777" w:rsidR="000877D9" w:rsidRDefault="000877D9">
      <w:pPr>
        <w:spacing w:after="0" w:line="240" w:lineRule="auto"/>
      </w:pPr>
      <w:r>
        <w:separator/>
      </w:r>
    </w:p>
  </w:footnote>
  <w:footnote w:type="continuationSeparator" w:id="0">
    <w:p w14:paraId="2148EAFC" w14:textId="77777777" w:rsidR="000877D9" w:rsidRDefault="00087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40" w14:textId="77777777" w:rsidR="00CC5DCB" w:rsidRDefault="00000000">
    <w:r>
      <w:rPr>
        <w:noProof/>
      </w:rPr>
      <w:drawing>
        <wp:inline distT="114300" distB="114300" distL="114300" distR="114300" wp14:anchorId="564BC264" wp14:editId="336D6BE4">
          <wp:extent cx="2395538" cy="257874"/>
          <wp:effectExtent l="0" t="0" r="0" b="0"/>
          <wp:docPr id="11" name="image6.png" descr="GenSTEAMers project logo"/>
          <wp:cNvGraphicFramePr/>
          <a:graphic xmlns:a="http://schemas.openxmlformats.org/drawingml/2006/main">
            <a:graphicData uri="http://schemas.openxmlformats.org/drawingml/2006/picture">
              <pic:pic xmlns:pic="http://schemas.openxmlformats.org/drawingml/2006/picture">
                <pic:nvPicPr>
                  <pic:cNvPr id="0" name="image6.png" descr="GenSTEAMers project logo"/>
                  <pic:cNvPicPr preferRelativeResize="0"/>
                </pic:nvPicPr>
                <pic:blipFill>
                  <a:blip r:embed="rId1"/>
                  <a:srcRect l="7143" t="31556" r="-7143" b="32113"/>
                  <a:stretch>
                    <a:fillRect/>
                  </a:stretch>
                </pic:blipFill>
                <pic:spPr>
                  <a:xfrm>
                    <a:off x="0" y="0"/>
                    <a:ext cx="2395538" cy="25787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5337"/>
    <w:multiLevelType w:val="multilevel"/>
    <w:tmpl w:val="504A91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70175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DCB"/>
    <w:rsid w:val="000877D9"/>
    <w:rsid w:val="000D1E69"/>
    <w:rsid w:val="00101DFC"/>
    <w:rsid w:val="002623C9"/>
    <w:rsid w:val="002E336B"/>
    <w:rsid w:val="00377F61"/>
    <w:rsid w:val="005B2396"/>
    <w:rsid w:val="007548DC"/>
    <w:rsid w:val="00A454AA"/>
    <w:rsid w:val="00BB0A0A"/>
    <w:rsid w:val="00CC5DCB"/>
    <w:rsid w:val="00CC7FA3"/>
    <w:rsid w:val="00D7281B"/>
    <w:rsid w:val="00D82733"/>
    <w:rsid w:val="00E54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C75C"/>
  <w15:docId w15:val="{61F2D7CD-CC53-4F37-91D8-C60AA6077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hd w:val="clear" w:color="auto" w:fill="E6E6E6"/>
      <w:spacing w:before="160" w:after="80" w:line="240" w:lineRule="auto"/>
      <w:ind w:left="1440" w:hanging="720"/>
      <w:jc w:val="both"/>
      <w:outlineLvl w:val="2"/>
    </w:pPr>
    <w:rPr>
      <w:rFonts w:ascii="Calibri" w:eastAsia="Calibri" w:hAnsi="Calibri" w:cs="Calibri"/>
      <w:smallCaps/>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paragraph" w:styleId="afd">
    <w:name w:val="annotation text"/>
    <w:basedOn w:val="a"/>
    <w:link w:val="Char"/>
    <w:uiPriority w:val="99"/>
    <w:semiHidden/>
    <w:unhideWhenUsed/>
    <w:pPr>
      <w:spacing w:line="240" w:lineRule="auto"/>
    </w:pPr>
  </w:style>
  <w:style w:type="character" w:customStyle="1" w:styleId="Char">
    <w:name w:val="Κείμενο σχολίου Char"/>
    <w:basedOn w:val="a0"/>
    <w:link w:val="afd"/>
    <w:uiPriority w:val="99"/>
    <w:semiHidden/>
  </w:style>
  <w:style w:type="character" w:styleId="afe">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XR0YU53YhNQThcQHDHIPeqNIw==">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2374</Words>
  <Characters>13532</Characters>
  <Application>Microsoft Office Word</Application>
  <DocSecurity>0</DocSecurity>
  <Lines>112</Lines>
  <Paragraphs>31</Paragraphs>
  <ScaleCrop>false</ScaleCrop>
  <Company/>
  <LinksUpToDate>false</LinksUpToDate>
  <CharactersWithSpaces>15875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ΙΩΑΝΝΗΣ ΜΠΕΡΔΟΥΣΗΣ</cp:lastModifiedBy>
  <cp:revision>8</cp:revision>
  <dcterms:created xsi:type="dcterms:W3CDTF">2026-09-13T08:00:00Z</dcterms:created>
  <dcterms:modified xsi:type="dcterms:W3CDTF">2026-09-13T08:18:00Z</dcterms:modified>
</cp:coreProperties>
</file>