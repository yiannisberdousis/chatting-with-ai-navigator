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IBMPlexSans-bold.ttf" ContentType="application/x-font-ttf"/>
  <Override PartName="/word/fonts/IBMPlexSans-boldItalic.ttf" ContentType="application/x-font-ttf"/>
  <Override PartName="/word/fonts/IBMPlexSans-italic.ttf" ContentType="application/x-font-ttf"/>
  <Override PartName="/word/fonts/IBMPlexSans-regular.ttf" ContentType="application/x-font-ttf"/>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2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Step by step guidelines for the modular/short pathway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1"/>
          <w:trHeight w:val="810" w:hRule="atLeast"/>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180.0" w:type="dxa"/>
              <w:bottom w:w="120.0" w:type="dxa"/>
              <w:right w:w="180.0" w:type="dxa"/>
            </w:tcMar>
          </w:tcPr>
          <w:p w:rsidR="00000000" w:rsidDel="00000000" w:rsidP="00000000" w:rsidRDefault="00000000" w:rsidRPr="00000000" w14:paraId="00000002">
            <w:pPr>
              <w:pStyle w:val="Heading2"/>
              <w:rPr>
                <w:rFonts w:ascii="IBM Plex Sans" w:cs="IBM Plex Sans" w:eastAsia="IBM Plex Sans" w:hAnsi="IBM Plex Sans"/>
                <w:color w:val="e6f1fb"/>
              </w:rPr>
            </w:pPr>
            <w:bookmarkStart w:colFirst="0" w:colLast="0" w:name="_heading=h.d04vvpm5mpm7" w:id="0"/>
            <w:bookmarkEnd w:id="0"/>
            <w:r w:rsidDel="00000000" w:rsidR="00000000" w:rsidRPr="00000000">
              <w:rPr>
                <w:rFonts w:ascii="IBM Plex Sans" w:cs="IBM Plex Sans" w:eastAsia="IBM Plex Sans" w:hAnsi="IBM Plex Sans"/>
                <w:color w:val="e6f1fb"/>
                <w:rtl w:val="0"/>
              </w:rPr>
              <w:t>CORE 2: Creating a Simple Chatbot</w:t>
            </w:r>
          </w:p>
          <w:p w:rsidR="00000000" w:rsidDel="00000000" w:rsidP="00000000" w:rsidRDefault="00000000" w:rsidRPr="00000000" w14:paraId="00000003">
            <w:pPr>
              <w:rPr>
                <w:rFonts w:ascii="IBM Plex Sans" w:cs="IBM Plex Sans" w:eastAsia="IBM Plex Sans" w:hAnsi="IBM Plex Sans"/>
                <w:color w:val="dddddd"/>
                <w:sz w:val="21"/>
                <w:szCs w:val="21"/>
              </w:rPr>
            </w:pPr>
            <w:r w:rsidDel="00000000" w:rsidR="00000000" w:rsidRPr="00000000">
              <w:rPr>
                <w:rFonts w:ascii="IBM Plex Sans" w:cs="IBM Plex Sans" w:eastAsia="IBM Plex Sans" w:hAnsi="IBM Plex Sans"/>
                <w:color w:val="dddddd"/>
                <w:sz w:val="21"/>
                <w:szCs w:val="21"/>
                <w:rtl w:val="0"/>
              </w:rPr>
              <w:t>~90 min | Recommended format: 2 × 45 min | GenAI role(s): Design coach</w:t>
            </w:r>
          </w:p>
        </w:tc>
      </w:tr>
    </w:tbl>
    <w:p w:rsidR="00000000" w:rsidDel="00000000" w:rsidP="00000000" w:rsidRDefault="00000000" w:rsidRPr="00000000" w14:paraId="00000004">
      <w:pPr>
        <w:pStyle w:val="Heading3"/>
        <w:numPr>
          <w:ilvl w:val="1"/>
          <w:numId w:val="2"/>
        </w:numPr>
        <w:ind w:left="1440" w:hanging="720"/>
        <w:rPr/>
      </w:pPr>
      <w:r w:rsidDel="00000000" w:rsidR="00000000" w:rsidRPr="00000000">
        <w:rPr>
          <w:rtl w:val="0"/>
        </w:rPr>
        <w:t>Overview</w:t>
      </w:r>
    </w:p>
    <w:p w:rsidR="00000000" w:rsidDel="00000000" w:rsidP="00000000" w:rsidRDefault="00000000" w:rsidRPr="00000000" w14:paraId="00000005">
      <w:pPr>
        <w:rPr/>
      </w:pPr>
      <w:r w:rsidDel="00000000" w:rsidR="00000000" w:rsidRPr="00000000">
        <w:rPr>
          <w:rtl w:val="0"/>
        </w:rPr>
        <w:t xml:space="preserve">In this core part, students move from evaluating chatbot responses to designing </w:t>
      </w:r>
      <w:sdt>
        <w:sdtPr>
          <w:id w:val="65363024"/>
          <w:tag w:val="goog_rdk_0"/>
        </w:sdtPr>
        <w:sdtContent>
          <w:ins w:author="Yiannis Berdousis" w:id="0" w:date="2026-07-02T22:10:16Z"/>
          <w:sdt>
            <w:sdtPr>
              <w:id w:val="-297984610"/>
              <w:tag w:val="goog_rdk_1"/>
            </w:sdtPr>
            <w:sdtContent>
              <w:ins w:author="Yiannis Berdousis" w:id="0" w:date="2026-07-02T22:10:16Z">
                <w:r w:rsidDel="00000000" w:rsidR="00000000" w:rsidRPr="00000000">
                  <w:rPr>
                    <w:rtl w:val="0"/>
                    <w:rPrChange w:author="Yiannis Berdousis" w:id="1" w:date="2026-07-02T22:10:16Z">
                      <w:rPr/>
                    </w:rPrChange>
                  </w:rPr>
                  <w:t xml:space="preserve">how a simple chatbot should respond. </w:t>
                </w:r>
              </w:ins>
            </w:sdtContent>
          </w:sdt>
          <w:ins w:author="Yiannis Berdousis" w:id="0" w:date="2026-07-02T22:10:16Z"/>
        </w:sdtContent>
      </w:sdt>
      <w:sdt>
        <w:sdtPr>
          <w:id w:val="784422513"/>
          <w:tag w:val="goog_rdk_2"/>
        </w:sdtPr>
        <w:sdtContent>
          <w:del w:author="Yiannis Berdousis" w:id="0" w:date="2026-07-02T22:10:16Z"/>
          <w:sdt>
            <w:sdtPr>
              <w:id w:val="-310107080"/>
              <w:tag w:val="goog_rdk_3"/>
            </w:sdtPr>
            <w:sdtContent>
              <w:commentRangeStart w:id="0"/>
            </w:sdtContent>
          </w:sdt>
          <w:del w:author="Yiannis Berdousis" w:id="0" w:date="2026-07-02T22:10:16Z">
            <w:sdt>
              <w:sdtPr>
                <w:id w:val="-1007368683"/>
                <w:tag w:val="goog_rdk_4"/>
              </w:sdtPr>
              <w:sdtContent>
                <w:commentRangeStart w:id="1"/>
              </w:sdtContent>
            </w:sdt>
            <w:sdt>
              <w:sdtPr>
                <w:id w:val="1253010105"/>
                <w:tag w:val="goog_rdk_5"/>
              </w:sdtPr>
              <w:sdtContent>
                <w:r w:rsidDel="00000000" w:rsidR="00000000" w:rsidRPr="00000000">
                  <w:rPr>
                    <w:rtl w:val="0"/>
                    <w:rPrChange w:author="Yiannis Berdousis" w:id="1" w:date="2026-07-02T22:10:16Z">
                      <w:rPr/>
                    </w:rPrChange>
                  </w:rPr>
                  <w:delText xml:space="preserve">chatbot behaviour</w:delText>
                </w:r>
              </w:sdtContent>
            </w:sdt>
            <w:commentRangeEnd w:id="0"/>
            <w:r w:rsidDel="00000000" w:rsidR="00000000" w:rsidRPr="00000000">
              <w:commentReference w:id="0"/>
            </w:r>
            <w:commentRangeEnd w:id="1"/>
            <w:r w:rsidDel="00000000" w:rsidR="00000000" w:rsidRPr="00000000">
              <w:commentReference w:id="1"/>
            </w:r>
            <w:sdt>
              <w:sdtPr>
                <w:id w:val="-118678354"/>
                <w:tag w:val="goog_rdk_6"/>
              </w:sdtPr>
              <w:sdtContent>
                <w:r w:rsidDel="00000000" w:rsidR="00000000" w:rsidRPr="00000000">
                  <w:rPr>
                    <w:rtl w:val="0"/>
                    <w:rPrChange w:author="Yiannis Berdousis" w:id="1" w:date="2026-07-02T22:10:16Z">
                      <w:rPr/>
                    </w:rPrChange>
                  </w:rPr>
                  <w:delText xml:space="preserve">.</w:delText>
                </w:r>
              </w:sdtContent>
            </w:sdt>
          </w:del>
        </w:sdtContent>
      </w:sdt>
      <w:r w:rsidDel="00000000" w:rsidR="00000000" w:rsidRPr="00000000">
        <w:rPr>
          <w:rtl w:val="0"/>
        </w:rPr>
        <w:t xml:space="preserve"> They use the “A good chatbot should...” principle from CORE 1 as a design requirement for their own simple chatbot prototype.</w:t>
      </w:r>
    </w:p>
    <w:p w:rsidR="00000000" w:rsidDel="00000000" w:rsidP="00000000" w:rsidRDefault="00000000" w:rsidRPr="00000000" w14:paraId="00000006">
      <w:pPr>
        <w:rPr/>
      </w:pPr>
      <w:r w:rsidDel="00000000" w:rsidR="00000000" w:rsidRPr="00000000">
        <w:rPr>
          <w:rtl w:val="0"/>
        </w:rPr>
        <w:t>CORE 2 should be understood as a small Chatbot Design Studio. Students are not expected to build a complex AI system or a finished chatbot product. Instead, they design and create a small, test-ready prototype that helps a specific user with a limited set of safe, school-appropriate questions.</w:t>
      </w:r>
    </w:p>
    <w:p w:rsidR="00000000" w:rsidDel="00000000" w:rsidP="00000000" w:rsidRDefault="00000000" w:rsidRPr="00000000" w14:paraId="00000007">
      <w:pPr>
        <w:rPr/>
      </w:pPr>
      <w:r w:rsidDel="00000000" w:rsidR="00000000" w:rsidRPr="00000000">
        <w:rPr>
          <w:rtl w:val="0"/>
        </w:rPr>
        <w:t>The key design principle is: open topic, locked structure. Students may choose or adapt a safe chatbot topic, but every chatbot must use the same core structure: purpose, target user, three response categories, three useful responses, fallback behaviour, a limitation/safety response, mini-test, and CORE 3 handover.</w:t>
      </w:r>
    </w:p>
    <w:p w:rsidR="00000000" w:rsidDel="00000000" w:rsidP="00000000" w:rsidRDefault="00000000" w:rsidRPr="00000000" w14:paraId="00000008">
      <w:pPr>
        <w:rPr/>
      </w:pPr>
      <w:sdt>
        <w:sdtPr>
          <w:id w:val="279773720"/>
          <w:tag w:val="goog_rdk_8"/>
        </w:sdtPr>
        <w:sdtContent>
          <w:ins w:author="Yiannis Berdousis" w:id="2" w:date="2026-07-02T22:13:26Z"/>
          <w:sdt>
            <w:sdtPr>
              <w:id w:val="706687083"/>
              <w:tag w:val="goog_rdk_9"/>
            </w:sdtPr>
            <w:sdtContent>
              <w:ins w:author="Yiannis Berdousis" w:id="2" w:date="2026-07-02T22:13:26Z">
                <w:r w:rsidDel="00000000" w:rsidR="00000000" w:rsidRPr="00000000">
                  <w:rPr>
                    <w:rtl w:val="0"/>
                    <w:rPrChange w:author="Yiannis Berdousis" w:id="3" w:date="2026-07-02T22:13:26Z">
                      <w:rPr/>
                    </w:rPrChange>
                  </w:rPr>
                  <w:t xml:space="preserve">Students first design the chatbot logic, briefly rehearse the planned question–category–response flow on paper, and then build or simulate the prototype. </w:t>
                </w:r>
              </w:ins>
            </w:sdtContent>
          </w:sdt>
          <w:ins w:author="Yiannis Berdousis" w:id="2" w:date="2026-07-02T22:13:26Z"/>
        </w:sdtContent>
      </w:sdt>
      <w:sdt>
        <w:sdtPr>
          <w:id w:val="1349882115"/>
          <w:tag w:val="goog_rdk_10"/>
        </w:sdtPr>
        <w:sdtContent>
          <w:del w:author="Yiannis Berdousis" w:id="2" w:date="2026-07-02T22:13:26Z"/>
          <w:sdt>
            <w:sdtPr>
              <w:id w:val="271840552"/>
              <w:tag w:val="goog_rdk_11"/>
            </w:sdtPr>
            <w:sdtContent>
              <w:del w:author="Yiannis Berdousis" w:id="2" w:date="2026-07-02T22:13:26Z">
                <w:r w:rsidDel="00000000" w:rsidR="00000000" w:rsidRPr="00000000">
                  <w:rPr>
                    <w:rtl w:val="0"/>
                    <w:rPrChange w:author="Yiannis Berdousis" w:id="3" w:date="2026-07-02T22:13:26Z">
                      <w:rPr/>
                    </w:rPrChange>
                  </w:rPr>
                  <w:delText xml:space="preserve">Students design first, briefly </w:delText>
                </w:r>
              </w:del>
            </w:sdtContent>
          </w:sdt>
          <w:del w:author="Yiannis Berdousis" w:id="2" w:date="2026-07-02T22:13:26Z">
            <w:sdt>
              <w:sdtPr>
                <w:id w:val="1242243700"/>
                <w:tag w:val="goog_rdk_12"/>
              </w:sdtPr>
              <w:sdtContent>
                <w:commentRangeStart w:id="2"/>
              </w:sdtContent>
            </w:sdt>
            <w:sdt>
              <w:sdtPr>
                <w:id w:val="-1833479880"/>
                <w:tag w:val="goog_rdk_13"/>
              </w:sdtPr>
              <w:sdtContent>
                <w:commentRangeStart w:id="3"/>
              </w:sdtContent>
            </w:sdt>
            <w:sdt>
              <w:sdtPr>
                <w:id w:val="-866995100"/>
                <w:tag w:val="goog_rdk_14"/>
              </w:sdtPr>
              <w:sdtContent>
                <w:r w:rsidDel="00000000" w:rsidR="00000000" w:rsidRPr="00000000">
                  <w:rPr>
                    <w:rtl w:val="0"/>
                    <w:rPrChange w:author="Yiannis Berdousis" w:id="3" w:date="2026-07-02T22:13:26Z">
                      <w:rPr/>
                    </w:rPrChange>
                  </w:rPr>
                  <w:delText xml:space="preserve">rehearse their chatbot logic on paper,</w:delText>
                </w:r>
              </w:sdtContent>
            </w:sdt>
            <w:commentRangeEnd w:id="2"/>
            <w:r w:rsidDel="00000000" w:rsidR="00000000" w:rsidRPr="00000000">
              <w:commentReference w:id="2"/>
            </w:r>
            <w:commentRangeEnd w:id="3"/>
            <w:r w:rsidDel="00000000" w:rsidR="00000000" w:rsidRPr="00000000">
              <w:commentReference w:id="3"/>
            </w:r>
            <w:sdt>
              <w:sdtPr>
                <w:id w:val="-336189273"/>
                <w:tag w:val="goog_rdk_15"/>
              </w:sdtPr>
              <w:sdtContent>
                <w:r w:rsidDel="00000000" w:rsidR="00000000" w:rsidRPr="00000000">
                  <w:rPr>
                    <w:rtl w:val="0"/>
                    <w:rPrChange w:author="Yiannis Berdousis" w:id="3" w:date="2026-07-02T22:13:26Z">
                      <w:rPr/>
                    </w:rPrChange>
                  </w:rPr>
                  <w:delText xml:space="preserve"> and then build or simulate the prototype</w:delText>
                </w:r>
              </w:sdtContent>
            </w:sdt>
          </w:del>
        </w:sdtContent>
      </w:sdt>
      <w:r w:rsidDel="00000000" w:rsidR="00000000" w:rsidRPr="00000000">
        <w:rPr>
          <w:rtl w:val="0"/>
        </w:rPr>
        <w:t>. Option A — Scratch is the fully supported pathway. Options B and C remain Work in Progress: the guide includes their basic pedagogical logic and minimum requirements, while the full implementation packs will follow later. The CORE 1 principle is a required build constraint, not an optional reflection.</w:t>
      </w:r>
    </w:p>
    <w:p w:rsidR="00000000" w:rsidDel="00000000" w:rsidP="00000000" w:rsidRDefault="00000000" w:rsidRPr="00000000" w14:paraId="00000009">
      <w:pPr>
        <w:rPr/>
      </w:pPr>
      <w:r w:rsidDel="00000000" w:rsidR="00000000" w:rsidRPr="00000000">
        <w:rPr>
          <w:rtl w:val="0"/>
        </w:rPr>
        <w:t>GenAI may be used as a design coach, where appropriate and school-approved. Students should first draft their own chatbot purpose, user questions, categories, responses, fallback response, and limitation/safety response. GenAI should support design thinking, controlled testing, and improvement; it should not replace student decision-making.</w:t>
      </w:r>
    </w:p>
    <w:p w:rsidR="00000000" w:rsidDel="00000000" w:rsidP="00000000" w:rsidRDefault="00000000" w:rsidRPr="00000000" w14:paraId="0000000A">
      <w:pPr>
        <w:rPr/>
      </w:pPr>
      <w:r w:rsidDel="00000000" w:rsidR="00000000" w:rsidRPr="00000000">
        <w:rPr>
          <w:rtl w:val="0"/>
        </w:rPr>
        <w:t>CORE 2 prepares directly for CORE 3. By the end of this module, each group should have a simple chatbot prototype and a short handover note so that another group can test it, identify strengths and limitations, and suggest improvements.</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4260"/>
        <w:tblGridChange w:id="0">
          <w:tblGrid>
            <w:gridCol w:w="5100"/>
            <w:gridCol w:w="4260"/>
          </w:tblGrid>
        </w:tblGridChange>
      </w:tblGrid>
      <w:tr>
        <w:trPr>
          <w:cantSplit w:val="1"/>
          <w:tblHeader w:val="0"/>
        </w:trPr>
        <w:tc>
          <w:tcPr>
            <w:gridSpan w:val="2"/>
            <w:shd w:fill="d9ead3" w:val="clear"/>
            <w:vAlign w:val="center"/>
          </w:tcPr>
          <w:p w:rsidR="00000000" w:rsidDel="00000000" w:rsidP="00000000" w:rsidRDefault="00000000" w:rsidRPr="00000000" w14:paraId="0000000B">
            <w:pPr>
              <w:rPr/>
            </w:pPr>
            <w:r w:rsidDel="00000000" w:rsidR="00000000" w:rsidRPr="00000000">
              <w:rPr>
                <w:rtl w:val="0"/>
              </w:rPr>
              <w:t>Online Scratch projects</w:t>
            </w:r>
          </w:p>
        </w:tc>
      </w:tr>
      <w:tr>
        <w:trPr>
          <w:cantSplit w:val="1"/>
          <w:tblHeader w:val="0"/>
        </w:trPr>
        <w:tc>
          <w:tcPr>
            <w:vAlign w:val="center"/>
          </w:tcPr>
          <w:p w:rsidR="00000000" w:rsidDel="00000000" w:rsidP="00000000" w:rsidRDefault="00000000" w:rsidRPr="00000000" w14:paraId="0000000D">
            <w:pPr>
              <w:rPr/>
            </w:pPr>
            <w:r w:rsidDel="00000000" w:rsidR="00000000" w:rsidRPr="00000000">
              <w:rPr>
                <w:rtl w:val="0"/>
              </w:rPr>
              <w:t>Topic-neutral starter</w:t>
            </w:r>
          </w:p>
        </w:tc>
        <w:tc>
          <w:tcPr>
            <w:vAlign w:val="center"/>
          </w:tcPr>
          <w:p w:rsidR="00000000" w:rsidDel="00000000" w:rsidP="00000000" w:rsidRDefault="00000000" w:rsidRPr="00000000" w14:paraId="0000000E">
            <w:pPr>
              <w:rPr/>
            </w:pPr>
            <w:r w:rsidDel="00000000" w:rsidR="00000000" w:rsidRPr="00000000">
              <w:rPr>
                <w:rtl w:val="0"/>
              </w:rPr>
              <w:t>https://scratch.mit.edu/projects/1332857046</w:t>
            </w:r>
          </w:p>
        </w:tc>
      </w:tr>
      <w:tr>
        <w:trPr>
          <w:cantSplit w:val="1"/>
          <w:tblHeader w:val="0"/>
        </w:trPr>
        <w:tc>
          <w:tcPr>
            <w:vAlign w:val="center"/>
          </w:tcPr>
          <w:p w:rsidR="00000000" w:rsidDel="00000000" w:rsidP="00000000" w:rsidRDefault="00000000" w:rsidRPr="00000000" w14:paraId="0000000F">
            <w:pPr>
              <w:rPr/>
            </w:pPr>
            <w:r w:rsidDel="00000000" w:rsidR="00000000" w:rsidRPr="00000000">
              <w:rPr>
                <w:rtl w:val="0"/>
              </w:rPr>
              <w:t>Completed Recycling Helper example</w:t>
            </w:r>
          </w:p>
        </w:tc>
        <w:tc>
          <w:tcPr>
            <w:vAlign w:val="center"/>
          </w:tcPr>
          <w:p w:rsidR="00000000" w:rsidDel="00000000" w:rsidP="00000000" w:rsidRDefault="00000000" w:rsidRPr="00000000" w14:paraId="00000010">
            <w:pPr>
              <w:rPr/>
            </w:pPr>
            <w:r w:rsidDel="00000000" w:rsidR="00000000" w:rsidRPr="00000000">
              <w:rPr>
                <w:rtl w:val="0"/>
              </w:rPr>
              <w:t>https://scratch.mit.edu/projects/1332860091</w:t>
            </w:r>
          </w:p>
        </w:tc>
      </w:tr>
    </w:tbl>
    <w:p w:rsidR="00000000" w:rsidDel="00000000" w:rsidP="00000000" w:rsidRDefault="00000000" w:rsidRPr="00000000" w14:paraId="00000011">
      <w:pPr>
        <w:pStyle w:val="Heading3"/>
        <w:numPr>
          <w:ilvl w:val="1"/>
          <w:numId w:val="2"/>
        </w:numPr>
        <w:ind w:left="1440" w:hanging="720"/>
        <w:rPr/>
      </w:pPr>
      <w:r w:rsidDel="00000000" w:rsidR="00000000" w:rsidRPr="00000000">
        <w:rPr>
          <w:rtl w:val="0"/>
        </w:rPr>
        <w:t>Expected Student Output</w:t>
      </w:r>
    </w:p>
    <w:p w:rsidR="00000000" w:rsidDel="00000000" w:rsidP="00000000" w:rsidRDefault="00000000" w:rsidRPr="00000000" w14:paraId="00000012">
      <w:pPr>
        <w:rPr/>
      </w:pPr>
      <w:r w:rsidDel="00000000" w:rsidR="00000000" w:rsidRPr="00000000">
        <w:rPr>
          <w:rtl w:val="0"/>
        </w:rPr>
        <w:t>By the end of this part, students should have produced or demonstrated: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1. one CORE 1 “A good chatbot should...” principle completed through a mandatory Principle Trace: design requirement, implemented feature, principle-specific test, and evidence;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2. a clear chatbot purpose statement, explaining what the chatbot is supposed to help with;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3. a specific target user, using a safe, fictional, or school-appropriate user profile;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4. at least four likely user questions connected to the chatbot’s purpose;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5. three response categories, choices, keywords, or intents, plus a fallback category;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6. at least three useful chatbot responses written in clear, respectful, and age-appropriate language;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7. one fallback response for unclear, unexpected, or unsupported input;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8. one limitation or safety response explaining what the chatbot cannot do or when the user should ask a human or check another source;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9. one short paper logic rehearsal before building, to check whether questions, categories, responses, fallback, and limits make sense;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10. one simple prototype created or simulated through Scratch, a school-approved GenAI chatbot setup, or structured paper-based chatbot logic;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11. one four-input internal mini-test using two supported inputs or questions, one unclear input, and one outside-topic or sensitive input. One of these four inputs must be explicitly labelled as the CORE 1 principle test; add a fifth test only when none of the four can test the principle properly;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12. one evidence-based change decision after the mini-test: improve one feature, or keep it as designed and justify that decision from the evidence;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13. one CORE 3 handover note explaining what the chatbot is designed to do, which supported inputs or questions another group should try, which unclear and outside-scope inputs they should use, which CORE 1 principle was applied, and what evidence they should look for.</w:t>
      </w:r>
    </w:p>
    <w:p w:rsidR="00000000" w:rsidDel="00000000" w:rsidP="00000000" w:rsidRDefault="00000000" w:rsidRPr="00000000" w14:paraId="00000020">
      <w:pPr>
        <w:rPr/>
      </w:pPr>
      <w:r w:rsidDel="00000000" w:rsidR="00000000" w:rsidRPr="00000000">
        <w:rPr>
          <w:rtl w:val="0"/>
        </w:rPr>
        <w:t>Where GenAI design coaching or an Option B Prompt Capsule is used, students should also record what they accepted, adapted, or rejected from the GenAI suggestion or behaviour and why.</w:t>
      </w:r>
    </w:p>
    <w:p w:rsidR="00000000" w:rsidDel="00000000" w:rsidP="00000000" w:rsidRDefault="00000000" w:rsidRPr="00000000" w14:paraId="00000021">
      <w:pPr>
        <w:pStyle w:val="Heading4"/>
        <w:rPr/>
      </w:pPr>
      <w:r w:rsidDel="00000000" w:rsidR="00000000" w:rsidRPr="00000000">
        <w:rPr>
          <w:rtl w:val="0"/>
        </w:rPr>
        <w:t>Minimum expectation</w:t>
      </w:r>
    </w:p>
    <w:p w:rsidR="00000000" w:rsidDel="00000000" w:rsidP="00000000" w:rsidRDefault="00000000" w:rsidRPr="00000000" w14:paraId="00000022">
      <w:pPr>
        <w:rPr/>
      </w:pPr>
      <w:r w:rsidDel="00000000" w:rsidR="00000000" w:rsidRPr="00000000">
        <w:rPr>
          <w:rtl w:val="0"/>
        </w:rPr>
        <w:t>For the implementation, the minimum expected outcome is not a polished chatbot. It is a small, clear, test-ready prototype with: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a clear purpose;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a specific user;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four likely questions;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three response categories plus fallback;</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three useful responses;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one fallback response;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one limitation or safety response;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one completed CORE 1 Principle Trace showing the implemented feature, the labelled test input, and evidence;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one short paper logic rehearsal;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one four-input mini-test with one labelled CORE 1 principle test and recorded evidence;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one evidence-based change decision: improve one feature, or justify keeping it as designed;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one CORE 3 handover note.</w:t>
      </w:r>
    </w:p>
    <w:p w:rsidR="00000000" w:rsidDel="00000000" w:rsidP="00000000" w:rsidRDefault="00000000" w:rsidRPr="00000000" w14:paraId="0000002F">
      <w:pPr>
        <w:rPr/>
      </w:pPr>
      <w:r w:rsidDel="00000000" w:rsidR="00000000" w:rsidRPr="00000000">
        <w:rPr>
          <w:rtl w:val="0"/>
        </w:rPr>
        <w:t>A strong CORE 2 prototype is not the one with the most features. It is the one that another group can understand, test, and improve.</w:t>
      </w:r>
    </w:p>
    <w:p w:rsidR="00000000" w:rsidDel="00000000" w:rsidP="00000000" w:rsidRDefault="00000000" w:rsidRPr="00000000" w14:paraId="00000030">
      <w:pPr>
        <w:pStyle w:val="Heading3"/>
        <w:numPr>
          <w:ilvl w:val="1"/>
          <w:numId w:val="2"/>
        </w:numPr>
        <w:ind w:left="1440" w:hanging="720"/>
        <w:rPr/>
      </w:pPr>
      <w:r w:rsidDel="00000000" w:rsidR="00000000" w:rsidRPr="00000000">
        <w:rPr>
          <w:rtl w:val="0"/>
        </w:rPr>
        <w:t>Key Teaching Moves / Implementation steps</w:t>
      </w:r>
    </w:p>
    <w:p w:rsidR="00000000" w:rsidDel="00000000" w:rsidP="00000000" w:rsidRDefault="00000000" w:rsidRPr="00000000" w14:paraId="00000031">
      <w:pPr>
        <w:pStyle w:val="Heading5"/>
        <w:rPr/>
      </w:pPr>
      <w:r w:rsidDel="00000000" w:rsidR="00000000" w:rsidRPr="00000000">
        <w:rPr>
          <w:rtl w:val="0"/>
        </w:rPr>
        <w:t>Implementation notes</w:t>
      </w:r>
    </w:p>
    <w:p w:rsidR="00000000" w:rsidDel="00000000" w:rsidP="00000000" w:rsidRDefault="00000000" w:rsidRPr="00000000" w14:paraId="00000032">
      <w:pPr>
        <w:rPr/>
      </w:pPr>
      <w:r w:rsidDel="00000000" w:rsidR="00000000" w:rsidRPr="00000000">
        <w:rPr>
          <w:rtl w:val="0"/>
        </w:rPr>
        <w:t>CORE 2 uses one common design sequence for all students. All groups turn their CORE 1 principle into a design requirement, identify the exact feature where users will see it, plan a principle-specific test, define the chatbot’s purpose and user, organise questions and responses, rehearse the logic, build, test, record evidence, and prepare for CORE 3.</w:t>
      </w:r>
    </w:p>
    <w:p w:rsidR="00000000" w:rsidDel="00000000" w:rsidP="00000000" w:rsidRDefault="00000000" w:rsidRPr="00000000" w14:paraId="00000033">
      <w:pPr>
        <w:rPr/>
      </w:pPr>
      <w:r w:rsidDel="00000000" w:rsidR="00000000" w:rsidRPr="00000000">
        <w:rPr>
          <w:rtl w:val="0"/>
        </w:rPr>
        <w:t>CORE 2 uses a design-first development protocol: CORE 1 principle -&gt; design requirement -&gt; planned feature -&gt; paper logic rehearsal -&gt; build option -&gt; four-input mini-test with one input labelled as the principle test -&gt; evidence -&gt; change decision -&gt; CORE 3 handover. This sequence is mandatory and should be protected even if time is tight.</w:t>
      </w:r>
    </w:p>
    <w:p w:rsidR="00000000" w:rsidDel="00000000" w:rsidP="00000000" w:rsidRDefault="00000000" w:rsidRPr="00000000" w14:paraId="00000034">
      <w:pPr>
        <w:rPr/>
      </w:pPr>
      <w:r w:rsidDel="00000000" w:rsidR="00000000" w:rsidRPr="00000000">
        <w:rPr>
          <w:rtl w:val="0"/>
        </w:rPr>
        <w:t>In Scratch, the default implementation is topic-neutral and menu-based. Students use their own approved chatbot idea but follow a fixed structure with three categories, three responses, a fallback message, and a limitation/safety message. In the minimum Scratch starter, the fallback and limitation are two distinct messages in the same final else branch; the unclear-input test checks recovery, while the outside-scope test checks the scope and redirection message. Worked examples are models, not mandatory topics.</w:t>
      </w:r>
    </w:p>
    <w:p w:rsidR="00000000" w:rsidDel="00000000" w:rsidP="00000000" w:rsidRDefault="00000000" w:rsidRPr="00000000" w14:paraId="00000035">
      <w:pPr>
        <w:rPr/>
      </w:pPr>
      <w:r w:rsidDel="00000000" w:rsidR="00000000" w:rsidRPr="00000000">
        <w:rPr>
          <w:rtl w:val="0"/>
        </w:rPr>
        <w:t>In Option B, the GenAI setup should also be topic-neutral but structurally locked. Students use their own approved chatbot idea inside a teacher-approved Prompt Capsule or teacher-created setup. The tool should enact or test the chatbot logic; it should not design the chatbot for students.</w:t>
      </w:r>
    </w:p>
    <w:p w:rsidR="00000000" w:rsidDel="00000000" w:rsidP="00000000" w:rsidRDefault="00000000" w:rsidRPr="00000000" w14:paraId="00000036">
      <w:pPr>
        <w:rPr/>
      </w:pPr>
      <w:r w:rsidDel="00000000" w:rsidR="00000000" w:rsidRPr="00000000">
        <w:rPr>
          <w:rtl w:val="0"/>
        </w:rPr>
        <w:t>Teachers should use Option A — Scratch for the fully supported classroom implementation. Options B and C remain Work in Progress. Their preliminary guides, cards, templates, and examples show the intended logic and minimum requirements; they are not yet final implementation packs.</w:t>
      </w:r>
    </w:p>
    <w:p w:rsidR="00000000" w:rsidDel="00000000" w:rsidP="00000000" w:rsidRDefault="00000000" w:rsidRPr="00000000" w14:paraId="00000085">
      <w:pPr>
        <w:pStyle w:val="Heading4"/>
        <w:rPr/>
      </w:pPr>
      <w:r w:rsidDel="00000000" w:rsidR="00000000" w:rsidRPr="00000000">
        <w:rPr>
          <w:rtl w:val="0"/>
        </w:rPr>
        <w:t>Before the lesson</w:t>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0"/>
        <w:gridCol w:w="5990"/>
        <w:tblGridChange w:id="0">
          <w:tblGrid>
            <w:gridCol w:w="3370"/>
            <w:gridCol w:w="599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86">
            <w:pPr>
              <w:rPr/>
            </w:pPr>
            <w:r w:rsidDel="00000000" w:rsidR="00000000" w:rsidRPr="00000000">
              <w:rPr>
                <w:rtl w:val="0"/>
              </w:rPr>
              <w:t>Check</w:t>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87">
            <w:pPr>
              <w:rPr/>
            </w:pPr>
            <w:r w:rsidDel="00000000" w:rsidR="00000000" w:rsidRPr="00000000">
              <w:rPr>
                <w:rtl w:val="0"/>
              </w:rPr>
              <w:t>Teacher preparation</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8">
            <w:pPr>
              <w:rPr/>
            </w:pPr>
            <w:r w:rsidDel="00000000" w:rsidR="00000000" w:rsidRPr="00000000">
              <w:rPr>
                <w:rtl w:val="0"/>
              </w:rPr>
              <w:t>All groups</w:t>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9">
            <w:pPr>
              <w:rPr/>
            </w:pPr>
            <w:r w:rsidDel="00000000" w:rsidR="00000000" w:rsidRPr="00000000">
              <w:rPr>
                <w:rtl w:val="0"/>
              </w:rPr>
              <w:t>Select the prototype option, prepare the relevant materials, and decide how work will be saved.</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A">
            <w:pPr>
              <w:rPr/>
            </w:pPr>
            <w:r w:rsidDel="00000000" w:rsidR="00000000" w:rsidRPr="00000000">
              <w:rPr>
                <w:rtl w:val="0"/>
              </w:rPr>
              <w:t>Option A — Scratch</w:t>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B">
            <w:pPr>
              <w:rPr/>
            </w:pPr>
            <w:r w:rsidDel="00000000" w:rsidR="00000000" w:rsidRPr="00000000">
              <w:rPr>
                <w:rtl w:val="0"/>
              </w:rPr>
              <w:t>Open and test the starter project; confirm that projects can be saved or shared.</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C">
            <w:pPr>
              <w:rPr/>
            </w:pPr>
            <w:r w:rsidDel="00000000" w:rsidR="00000000" w:rsidRPr="00000000">
              <w:rPr>
                <w:rtl w:val="0"/>
              </w:rPr>
              <w:t>Options B and C</w:t>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D">
            <w:pPr>
              <w:rPr/>
            </w:pPr>
            <w:r w:rsidDel="00000000" w:rsidR="00000000" w:rsidRPr="00000000">
              <w:rPr>
                <w:rtl w:val="0"/>
              </w:rPr>
              <w:t>Use only for preliminary, teacher-prepared pilots. Test all materials before the lesson.</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E">
            <w:pPr>
              <w:rPr/>
            </w:pPr>
            <w:r w:rsidDel="00000000" w:rsidR="00000000" w:rsidRPr="00000000">
              <w:rPr>
                <w:rtl w:val="0"/>
              </w:rPr>
              <w:t>Contingency</w:t>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F">
            <w:pPr>
              <w:rPr/>
            </w:pPr>
            <w:r w:rsidDel="00000000" w:rsidR="00000000" w:rsidRPr="00000000">
              <w:rPr>
                <w:rtl w:val="0"/>
              </w:rPr>
              <w:t>If the digital build is not ready, keep the completed paper logic as the testable prototype.</w:t>
            </w:r>
          </w:p>
        </w:tc>
      </w:tr>
    </w:tbl>
    <w:p w:rsidR="00000000" w:rsidDel="00000000" w:rsidP="00000000" w:rsidRDefault="00000000" w:rsidRPr="00000000" w14:paraId="00000090">
      <w:pPr>
        <w:pStyle w:val="Heading4"/>
        <w:rPr/>
      </w:pPr>
      <w:r w:rsidDel="00000000" w:rsidR="00000000" w:rsidRPr="00000000">
        <w:rPr>
          <w:rtl w:val="0"/>
        </w:rPr>
        <w:t>Ιmplementation flow</w:t>
      </w:r>
    </w:p>
    <w:p w:rsidR="00000000" w:rsidDel="00000000" w:rsidP="00000000" w:rsidRDefault="00000000" w:rsidRPr="00000000" w14:paraId="00000091">
      <w:pPr>
        <w:rPr/>
      </w:pPr>
      <w:r w:rsidDel="00000000" w:rsidR="00000000" w:rsidRPr="00000000">
        <w:rPr>
          <w:rtl w:val="0"/>
        </w:rPr>
        <w:t>CORE 2 is designed as a 90-minute module. It is recommended to deliver it as two 45-minute sessions.</w:t>
      </w:r>
    </w:p>
    <w:p w:rsidR="00000000" w:rsidDel="00000000" w:rsidP="00000000" w:rsidRDefault="00000000" w:rsidRPr="00000000" w14:paraId="00000092">
      <w:pPr>
        <w:pStyle w:val="Heading5"/>
        <w:rPr/>
      </w:pPr>
      <w:r w:rsidDel="00000000" w:rsidR="00000000" w:rsidRPr="00000000">
        <w:rPr>
          <w:rtl w:val="0"/>
        </w:rPr>
        <w:t>Session 1 — Design the chatbot logic</w:t>
      </w:r>
    </w:p>
    <w:p w:rsidR="00000000" w:rsidDel="00000000" w:rsidP="00000000" w:rsidRDefault="00000000" w:rsidRPr="00000000" w14:paraId="00000093">
      <w:pPr>
        <w:rPr/>
      </w:pPr>
      <w:r w:rsidDel="00000000" w:rsidR="00000000" w:rsidRPr="00000000">
        <w:rPr>
          <w:rtl w:val="0"/>
        </w:rPr>
        <w:t>Focus: Students turn CORE 1 evidence into a chatbot design plan.</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9"/>
        <w:gridCol w:w="2527"/>
        <w:gridCol w:w="1404"/>
        <w:gridCol w:w="4540"/>
        <w:tblGridChange w:id="0">
          <w:tblGrid>
            <w:gridCol w:w="889"/>
            <w:gridCol w:w="2527"/>
            <w:gridCol w:w="1404"/>
            <w:gridCol w:w="454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94">
            <w:pPr>
              <w:spacing w:after="0" w:line="240" w:lineRule="auto"/>
              <w:rPr/>
            </w:pPr>
            <w:r w:rsidDel="00000000" w:rsidR="00000000" w:rsidRPr="00000000">
              <w:rPr>
                <w:b w:val="1"/>
                <w:bCs w:val="1"/>
                <w:color w:val="ffffff"/>
                <w:sz w:val="18"/>
                <w:szCs w:val="18"/>
                <w:rtl w:val="0"/>
              </w:rPr>
              <w:t>Step</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95">
            <w:pPr>
              <w:spacing w:after="0" w:line="240" w:lineRule="auto"/>
              <w:rPr/>
            </w:pPr>
            <w:r w:rsidDel="00000000" w:rsidR="00000000" w:rsidRPr="00000000">
              <w:rPr>
                <w:b w:val="1"/>
                <w:bCs w:val="1"/>
                <w:color w:val="ffffff"/>
                <w:sz w:val="18"/>
                <w:szCs w:val="18"/>
                <w:rtl w:val="0"/>
              </w:rPr>
              <w:t>Teaching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96">
            <w:pPr>
              <w:spacing w:after="0" w:line="240" w:lineRule="auto"/>
              <w:rPr/>
            </w:pPr>
            <w:r w:rsidDel="00000000" w:rsidR="00000000" w:rsidRPr="00000000">
              <w:rPr>
                <w:b w:val="1"/>
                <w:bCs w:val="1"/>
                <w:color w:val="ffffff"/>
                <w:sz w:val="18"/>
                <w:szCs w:val="18"/>
                <w:rtl w:val="0"/>
              </w:rPr>
              <w:t>Suggested 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97">
            <w:pPr>
              <w:spacing w:after="0" w:line="240" w:lineRule="auto"/>
              <w:rPr/>
            </w:pPr>
            <w:r w:rsidDel="00000000" w:rsidR="00000000" w:rsidRPr="00000000">
              <w:rPr>
                <w:b w:val="1"/>
                <w:bCs w:val="1"/>
                <w:color w:val="ffffff"/>
                <w:sz w:val="18"/>
                <w:szCs w:val="18"/>
                <w:rtl w:val="0"/>
              </w:rPr>
              <w:t>Minimum expectation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8">
            <w:pPr>
              <w:spacing w:after="0" w:line="240" w:lineRule="auto"/>
              <w:rPr/>
            </w:pPr>
            <w:r w:rsidDel="00000000" w:rsidR="00000000" w:rsidRPr="00000000">
              <w:rPr>
                <w:sz w:val="18"/>
                <w:szCs w:val="18"/>
                <w:rtl w:val="0"/>
              </w:rPr>
              <w:t>1</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9">
            <w:pPr>
              <w:spacing w:after="0" w:line="240" w:lineRule="auto"/>
              <w:rPr/>
            </w:pPr>
            <w:r w:rsidDel="00000000" w:rsidR="00000000" w:rsidRPr="00000000">
              <w:rPr>
                <w:sz w:val="18"/>
                <w:szCs w:val="18"/>
                <w:rtl w:val="0"/>
              </w:rPr>
              <w:t>Reconnect with CORE 1</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A">
            <w:pPr>
              <w:spacing w:after="0" w:line="240" w:lineRule="auto"/>
              <w:rPr/>
            </w:pPr>
            <w:r w:rsidDel="00000000" w:rsidR="00000000" w:rsidRPr="00000000">
              <w:rPr>
                <w:sz w:val="18"/>
                <w:szCs w:val="18"/>
                <w:rtl w:val="0"/>
              </w:rPr>
              <w:t>5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B">
            <w:pPr>
              <w:spacing w:after="0" w:line="240" w:lineRule="auto"/>
              <w:rPr/>
            </w:pPr>
            <w:r w:rsidDel="00000000" w:rsidR="00000000" w:rsidRPr="00000000">
              <w:rPr>
                <w:sz w:val="18"/>
                <w:szCs w:val="18"/>
                <w:rtl w:val="0"/>
              </w:rPr>
              <w:t>Each group identifies its “A good chatbot should...” principle and understands that it will become a design requirement.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C">
            <w:pPr>
              <w:spacing w:after="0" w:line="240" w:lineRule="auto"/>
              <w:rPr/>
            </w:pPr>
            <w:r w:rsidDel="00000000" w:rsidR="00000000" w:rsidRPr="00000000">
              <w:rPr>
                <w:sz w:val="18"/>
                <w:szCs w:val="18"/>
                <w:rtl w:val="0"/>
              </w:rPr>
              <w:t>2</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D">
            <w:pPr>
              <w:spacing w:after="0" w:line="240" w:lineRule="auto"/>
              <w:rPr/>
            </w:pPr>
            <w:r w:rsidDel="00000000" w:rsidR="00000000" w:rsidRPr="00000000">
              <w:rPr>
                <w:sz w:val="18"/>
                <w:szCs w:val="18"/>
                <w:rtl w:val="0"/>
              </w:rPr>
              <w:t>Introduce the design mission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E">
            <w:pPr>
              <w:spacing w:after="0" w:line="240" w:lineRule="auto"/>
              <w:rPr/>
            </w:pPr>
            <w:r w:rsidDel="00000000" w:rsidR="00000000" w:rsidRPr="00000000">
              <w:rPr>
                <w:sz w:val="18"/>
                <w:szCs w:val="18"/>
                <w:rtl w:val="0"/>
              </w:rPr>
              <w:t>5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F">
            <w:pPr>
              <w:spacing w:after="0" w:line="240" w:lineRule="auto"/>
              <w:rPr/>
            </w:pPr>
            <w:r w:rsidDel="00000000" w:rsidR="00000000" w:rsidRPr="00000000">
              <w:rPr>
                <w:sz w:val="18"/>
                <w:szCs w:val="18"/>
                <w:rtl w:val="0"/>
              </w:rPr>
              <w:t>Students understand that they are designing a small chatbot that knows its job: helpful, clear, and honest about its limits.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0">
            <w:pPr>
              <w:spacing w:after="0" w:line="240" w:lineRule="auto"/>
              <w:rPr/>
            </w:pPr>
            <w:r w:rsidDel="00000000" w:rsidR="00000000" w:rsidRPr="00000000">
              <w:rPr>
                <w:sz w:val="18"/>
                <w:szCs w:val="18"/>
                <w:rtl w:val="0"/>
              </w:rPr>
              <w:t>3</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1">
            <w:pPr>
              <w:spacing w:after="0" w:line="240" w:lineRule="auto"/>
              <w:rPr/>
            </w:pPr>
            <w:r w:rsidDel="00000000" w:rsidR="00000000" w:rsidRPr="00000000">
              <w:rPr>
                <w:sz w:val="18"/>
                <w:szCs w:val="18"/>
                <w:rtl w:val="0"/>
              </w:rPr>
              <w:t>Define chatbot purpose and user</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2">
            <w:pPr>
              <w:spacing w:after="0" w:line="240" w:lineRule="auto"/>
              <w:rPr/>
            </w:pPr>
            <w:r w:rsidDel="00000000" w:rsidR="00000000" w:rsidRPr="00000000">
              <w:rPr>
                <w:sz w:val="18"/>
                <w:szCs w:val="18"/>
                <w:rtl w:val="0"/>
              </w:rPr>
              <w:t>7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3">
            <w:pPr>
              <w:spacing w:after="0" w:line="240" w:lineRule="auto"/>
              <w:rPr/>
            </w:pPr>
            <w:r w:rsidDel="00000000" w:rsidR="00000000" w:rsidRPr="00000000">
              <w:rPr>
                <w:sz w:val="18"/>
                <w:szCs w:val="18"/>
                <w:rtl w:val="0"/>
              </w:rPr>
              <w:t>Each group defines what the chatbot helps with and who it is designed for.</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4">
            <w:pPr>
              <w:rPr/>
            </w:pPr>
            <w:r w:rsidDel="00000000" w:rsidR="00000000" w:rsidRPr="00000000">
              <w:rPr>
                <w:rtl w:val="0"/>
              </w:rPr>
              <w:t>4</w:t>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5">
            <w:pPr>
              <w:spacing w:after="0" w:line="240" w:lineRule="auto"/>
              <w:rPr/>
            </w:pPr>
            <w:r w:rsidDel="00000000" w:rsidR="00000000" w:rsidRPr="00000000">
              <w:rPr>
                <w:sz w:val="18"/>
                <w:szCs w:val="18"/>
                <w:rtl w:val="0"/>
              </w:rPr>
              <w:t>Generate four likely user questions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6">
            <w:pPr>
              <w:spacing w:after="0" w:line="240" w:lineRule="auto"/>
              <w:rPr/>
            </w:pPr>
            <w:r w:rsidDel="00000000" w:rsidR="00000000" w:rsidRPr="00000000">
              <w:rPr>
                <w:sz w:val="18"/>
                <w:szCs w:val="18"/>
                <w:rtl w:val="0"/>
              </w:rPr>
              <w:t>8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7">
            <w:pPr>
              <w:spacing w:after="0" w:line="240" w:lineRule="auto"/>
              <w:rPr/>
            </w:pPr>
            <w:r w:rsidDel="00000000" w:rsidR="00000000" w:rsidRPr="00000000">
              <w:rPr>
                <w:sz w:val="18"/>
                <w:szCs w:val="18"/>
                <w:rtl w:val="0"/>
              </w:rPr>
              <w:t>Each group writes four examples of what the target user might realistically ask. These questions reveal user needs; they are not four separate chatbot branches.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8">
            <w:pPr>
              <w:spacing w:after="0" w:line="240" w:lineRule="auto"/>
              <w:rPr/>
            </w:pPr>
            <w:r w:rsidDel="00000000" w:rsidR="00000000" w:rsidRPr="00000000">
              <w:rPr>
                <w:sz w:val="18"/>
                <w:szCs w:val="18"/>
                <w:rtl w:val="0"/>
              </w:rPr>
              <w:t>5</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9">
            <w:pPr>
              <w:spacing w:after="0" w:line="240" w:lineRule="auto"/>
              <w:rPr/>
            </w:pPr>
            <w:r w:rsidDel="00000000" w:rsidR="00000000" w:rsidRPr="00000000">
              <w:rPr>
                <w:sz w:val="18"/>
                <w:szCs w:val="18"/>
                <w:rtl w:val="0"/>
              </w:rPr>
              <w:t>Turn the questions into three response categories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A">
            <w:pPr>
              <w:spacing w:after="0" w:line="240" w:lineRule="auto"/>
              <w:rPr/>
            </w:pPr>
            <w:r w:rsidDel="00000000" w:rsidR="00000000" w:rsidRPr="00000000">
              <w:rPr>
                <w:sz w:val="18"/>
                <w:szCs w:val="18"/>
                <w:rtl w:val="0"/>
              </w:rPr>
              <w:t>8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B">
            <w:pPr>
              <w:spacing w:after="0" w:line="240" w:lineRule="auto"/>
              <w:rPr/>
            </w:pPr>
            <w:r w:rsidDel="00000000" w:rsidR="00000000" w:rsidRPr="00000000">
              <w:rPr>
                <w:sz w:val="18"/>
                <w:szCs w:val="18"/>
                <w:rtl w:val="0"/>
              </w:rPr>
              <w:t>Each group identifies three main kinds of help, connects every question to a category, and plans a separate fallback for unclear input.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C">
            <w:pPr>
              <w:spacing w:after="0" w:line="240" w:lineRule="auto"/>
              <w:rPr/>
            </w:pPr>
            <w:r w:rsidDel="00000000" w:rsidR="00000000" w:rsidRPr="00000000">
              <w:rPr>
                <w:sz w:val="18"/>
                <w:szCs w:val="18"/>
                <w:rtl w:val="0"/>
              </w:rPr>
              <w:t>6</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D">
            <w:pPr>
              <w:spacing w:after="0" w:line="240" w:lineRule="auto"/>
              <w:rPr/>
            </w:pPr>
            <w:r w:rsidDel="00000000" w:rsidR="00000000" w:rsidRPr="00000000">
              <w:rPr>
                <w:sz w:val="18"/>
                <w:szCs w:val="18"/>
                <w:rtl w:val="0"/>
              </w:rPr>
              <w:t>Draft response rules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E">
            <w:pPr>
              <w:spacing w:after="0" w:line="240" w:lineRule="auto"/>
              <w:rPr/>
            </w:pPr>
            <w:r w:rsidDel="00000000" w:rsidR="00000000" w:rsidRPr="00000000">
              <w:rPr>
                <w:sz w:val="18"/>
                <w:szCs w:val="18"/>
                <w:rtl w:val="0"/>
              </w:rPr>
              <w:t>10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F">
            <w:pPr>
              <w:spacing w:after="0" w:line="240" w:lineRule="auto"/>
              <w:rPr/>
            </w:pPr>
            <w:r w:rsidDel="00000000" w:rsidR="00000000" w:rsidRPr="00000000">
              <w:rPr>
                <w:sz w:val="18"/>
                <w:szCs w:val="18"/>
                <w:rtl w:val="0"/>
              </w:rPr>
              <w:t>Each group writes three useful responses, one fallback response, and one limitation/safety response.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0">
            <w:pPr>
              <w:spacing w:after="0" w:line="240" w:lineRule="auto"/>
              <w:rPr/>
            </w:pPr>
            <w:r w:rsidDel="00000000" w:rsidR="00000000" w:rsidRPr="00000000">
              <w:rPr>
                <w:sz w:val="18"/>
                <w:szCs w:val="18"/>
                <w:rtl w:val="0"/>
              </w:rPr>
              <w:t>7</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1">
            <w:pPr>
              <w:spacing w:after="0" w:line="240" w:lineRule="auto"/>
              <w:rPr/>
            </w:pPr>
            <w:r w:rsidDel="00000000" w:rsidR="00000000" w:rsidRPr="00000000">
              <w:rPr>
                <w:sz w:val="18"/>
                <w:szCs w:val="18"/>
                <w:rtl w:val="0"/>
              </w:rPr>
              <w:t>Optional GenAI design coach check or teacher review</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2">
            <w:pPr>
              <w:spacing w:after="0" w:line="240" w:lineRule="auto"/>
              <w:rPr/>
            </w:pPr>
            <w:r w:rsidDel="00000000" w:rsidR="00000000" w:rsidRPr="00000000">
              <w:rPr>
                <w:sz w:val="18"/>
                <w:szCs w:val="18"/>
                <w:rtl w:val="0"/>
              </w:rPr>
              <w:t>2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3">
            <w:pPr>
              <w:spacing w:after="0" w:line="240" w:lineRule="auto"/>
              <w:rPr/>
            </w:pPr>
            <w:r w:rsidDel="00000000" w:rsidR="00000000" w:rsidRPr="00000000">
              <w:rPr>
                <w:sz w:val="18"/>
                <w:szCs w:val="18"/>
                <w:rtl w:val="0"/>
              </w:rPr>
              <w:t>Students receive or note one possible improvement, only after drafting their own chatbot logic.</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t>Session 1 output: A completed chatbot logic plan and Principle Trace: CORE 1 principle, design requirement, exact feature where it will appear, principle-specific test, purpose, user, four questions, three categories, responses, fallback, and limitation/safety response.</w:t>
      </w:r>
    </w:p>
    <w:p w:rsidR="00000000" w:rsidDel="00000000" w:rsidP="00000000" w:rsidRDefault="00000000" w:rsidRPr="00000000" w14:paraId="000000B5">
      <w:pPr>
        <w:pStyle w:val="Heading5"/>
        <w:rPr/>
      </w:pPr>
      <w:r w:rsidDel="00000000" w:rsidR="00000000" w:rsidRPr="00000000">
        <w:rPr>
          <w:rtl w:val="0"/>
        </w:rPr>
        <w:t>Session 2 — Rehearse, build, test, and prepare for CORE 3</w:t>
      </w:r>
    </w:p>
    <w:p w:rsidR="00000000" w:rsidDel="00000000" w:rsidP="00000000" w:rsidRDefault="00000000" w:rsidRPr="00000000" w14:paraId="000000B6">
      <w:pPr>
        <w:rPr/>
      </w:pPr>
      <w:r w:rsidDel="00000000" w:rsidR="00000000" w:rsidRPr="00000000">
        <w:rPr>
          <w:rtl w:val="0"/>
        </w:rPr>
        <w:t>Focus: Students turn their chatbot logic into a small test-ready prototype.</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9"/>
        <w:gridCol w:w="2527"/>
        <w:gridCol w:w="1404"/>
        <w:gridCol w:w="4540"/>
        <w:tblGridChange w:id="0">
          <w:tblGrid>
            <w:gridCol w:w="889"/>
            <w:gridCol w:w="2527"/>
            <w:gridCol w:w="1404"/>
            <w:gridCol w:w="4540"/>
          </w:tblGrid>
        </w:tblGridChange>
      </w:tblGrid>
      <w:tr>
        <w:trPr>
          <w:cantSplit w:val="1"/>
          <w:tblHeader w:val="0"/>
        </w:trPr>
        <w:tc>
          <w:tcPr>
            <w:shd w:fill="d9eaf7" w:val="clear"/>
            <w:tcMar>
              <w:top w:w="120.0" w:type="dxa"/>
              <w:left w:w="140.0" w:type="dxa"/>
              <w:bottom w:w="120.0" w:type="dxa"/>
              <w:right w:w="140.0" w:type="dxa"/>
            </w:tcMar>
            <w:vAlign w:val="center"/>
          </w:tcPr>
          <w:p w:rsidR="00000000" w:rsidDel="00000000" w:rsidP="00000000" w:rsidRDefault="00000000" w:rsidRPr="00000000" w14:paraId="000000B7">
            <w:pPr>
              <w:spacing w:after="0" w:lineRule="auto"/>
              <w:rPr/>
            </w:pPr>
            <w:r w:rsidDel="00000000" w:rsidR="00000000" w:rsidRPr="00000000">
              <w:rPr>
                <w:b w:val="1"/>
                <w:bCs w:val="1"/>
                <w:rtl w:val="0"/>
              </w:rPr>
              <w:t>Implementation note Option A — Scratch is the fully supported classroom pathway. Options B and C remain Work in Progress. Their preliminary materials show the intended logic, equivalent learning purpose, and future implementation direction. Teachers who locally pilot them must adapt and test the materials in advance.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B8">
            <w:pPr>
              <w:spacing w:after="0" w:line="240" w:lineRule="auto"/>
              <w:rPr/>
            </w:pPr>
            <w:r w:rsidDel="00000000" w:rsidR="00000000" w:rsidRPr="00000000">
              <w:rPr>
                <w:b w:val="1"/>
                <w:bCs w:val="1"/>
                <w:color w:val="ffffff"/>
                <w:sz w:val="18"/>
                <w:szCs w:val="18"/>
                <w:rtl w:val="0"/>
              </w:rPr>
              <w:t>Step</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B9">
            <w:pPr>
              <w:spacing w:after="0" w:line="240" w:lineRule="auto"/>
              <w:rPr/>
            </w:pPr>
            <w:r w:rsidDel="00000000" w:rsidR="00000000" w:rsidRPr="00000000">
              <w:rPr>
                <w:b w:val="1"/>
                <w:bCs w:val="1"/>
                <w:color w:val="ffffff"/>
                <w:sz w:val="18"/>
                <w:szCs w:val="18"/>
                <w:rtl w:val="0"/>
              </w:rPr>
              <w:t>Teaching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BA">
            <w:pPr>
              <w:spacing w:after="0" w:line="240" w:lineRule="auto"/>
              <w:rPr/>
            </w:pPr>
            <w:r w:rsidDel="00000000" w:rsidR="00000000" w:rsidRPr="00000000">
              <w:rPr>
                <w:b w:val="1"/>
                <w:bCs w:val="1"/>
                <w:color w:val="ffffff"/>
                <w:sz w:val="18"/>
                <w:szCs w:val="18"/>
                <w:rtl w:val="0"/>
              </w:rPr>
              <w:t>Suggested 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BB">
            <w:pPr>
              <w:spacing w:after="0" w:line="240" w:lineRule="auto"/>
              <w:rPr/>
            </w:pPr>
            <w:r w:rsidDel="00000000" w:rsidR="00000000" w:rsidRPr="00000000">
              <w:rPr>
                <w:b w:val="1"/>
                <w:bCs w:val="1"/>
                <w:color w:val="ffffff"/>
                <w:sz w:val="18"/>
                <w:szCs w:val="18"/>
                <w:rtl w:val="0"/>
              </w:rPr>
              <w:t>Minimum expectation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C">
            <w:pPr>
              <w:spacing w:after="0" w:line="240" w:lineRule="auto"/>
              <w:rPr/>
            </w:pPr>
            <w:r w:rsidDel="00000000" w:rsidR="00000000" w:rsidRPr="00000000">
              <w:rPr>
                <w:sz w:val="18"/>
                <w:szCs w:val="18"/>
                <w:rtl w:val="0"/>
              </w:rPr>
              <w:t>1</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D">
            <w:pPr>
              <w:spacing w:after="0" w:line="240" w:lineRule="auto"/>
              <w:rPr/>
            </w:pPr>
            <w:r w:rsidDel="00000000" w:rsidR="00000000" w:rsidRPr="00000000">
              <w:rPr>
                <w:sz w:val="18"/>
                <w:szCs w:val="18"/>
                <w:rtl w:val="0"/>
              </w:rPr>
              <w:t>Restart from the chatbot logic plan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E">
            <w:pPr>
              <w:spacing w:after="0" w:line="240" w:lineRule="auto"/>
              <w:rPr/>
            </w:pPr>
            <w:r w:rsidDel="00000000" w:rsidR="00000000" w:rsidRPr="00000000">
              <w:rPr>
                <w:sz w:val="18"/>
                <w:szCs w:val="18"/>
                <w:rtl w:val="0"/>
              </w:rPr>
              <w:t>3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F">
            <w:pPr>
              <w:spacing w:after="0" w:line="240" w:lineRule="auto"/>
              <w:rPr/>
            </w:pPr>
            <w:r w:rsidDel="00000000" w:rsidR="00000000" w:rsidRPr="00000000">
              <w:rPr>
                <w:sz w:val="18"/>
                <w:szCs w:val="18"/>
                <w:rtl w:val="0"/>
              </w:rPr>
              <w:t>Groups check that their purpose, categories, fallback, and limitation response are ready before building.</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0">
            <w:pPr>
              <w:spacing w:after="0" w:line="240" w:lineRule="auto"/>
              <w:rPr/>
            </w:pPr>
            <w:r w:rsidDel="00000000" w:rsidR="00000000" w:rsidRPr="00000000">
              <w:rPr>
                <w:sz w:val="18"/>
                <w:szCs w:val="18"/>
                <w:rtl w:val="0"/>
              </w:rPr>
              <w:t>2</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1">
            <w:pPr>
              <w:spacing w:after="0" w:line="240" w:lineRule="auto"/>
              <w:rPr/>
            </w:pPr>
            <w:r w:rsidDel="00000000" w:rsidR="00000000" w:rsidRPr="00000000">
              <w:rPr>
                <w:sz w:val="18"/>
                <w:szCs w:val="18"/>
                <w:rtl w:val="0"/>
              </w:rPr>
              <w:t>Paper logic rehearsal</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2">
            <w:pPr>
              <w:spacing w:after="0" w:line="240" w:lineRule="auto"/>
              <w:rPr/>
            </w:pPr>
            <w:r w:rsidDel="00000000" w:rsidR="00000000" w:rsidRPr="00000000">
              <w:rPr>
                <w:sz w:val="18"/>
                <w:szCs w:val="18"/>
                <w:rtl w:val="0"/>
              </w:rPr>
              <w:t>5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3">
            <w:pPr>
              <w:spacing w:after="0" w:line="240" w:lineRule="auto"/>
              <w:rPr/>
            </w:pPr>
            <w:r w:rsidDel="00000000" w:rsidR="00000000" w:rsidRPr="00000000">
              <w:rPr>
                <w:sz w:val="18"/>
                <w:szCs w:val="18"/>
                <w:rtl w:val="0"/>
              </w:rPr>
              <w:t>Before opening the tool, each group tests the logic once using questions, categories, responses, fallback, and limitation.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4">
            <w:pPr>
              <w:spacing w:after="0" w:line="240" w:lineRule="auto"/>
              <w:rPr/>
            </w:pPr>
            <w:r w:rsidDel="00000000" w:rsidR="00000000" w:rsidRPr="00000000">
              <w:rPr>
                <w:sz w:val="18"/>
                <w:szCs w:val="18"/>
                <w:rtl w:val="0"/>
              </w:rPr>
              <w:t>3</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5">
            <w:pPr>
              <w:spacing w:after="0" w:line="240" w:lineRule="auto"/>
              <w:rPr/>
            </w:pPr>
            <w:r w:rsidDel="00000000" w:rsidR="00000000" w:rsidRPr="00000000">
              <w:rPr>
                <w:sz w:val="18"/>
                <w:szCs w:val="18"/>
                <w:rtl w:val="0"/>
              </w:rPr>
              <w:t>Confirm prototype option and open build guide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6">
            <w:pPr>
              <w:spacing w:after="0" w:line="240" w:lineRule="auto"/>
              <w:rPr/>
            </w:pPr>
            <w:r w:rsidDel="00000000" w:rsidR="00000000" w:rsidRPr="00000000">
              <w:rPr>
                <w:sz w:val="18"/>
                <w:szCs w:val="18"/>
                <w:rtl w:val="0"/>
              </w:rPr>
              <w:t>3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7">
            <w:pPr>
              <w:spacing w:after="0" w:line="240" w:lineRule="auto"/>
              <w:rPr/>
            </w:pPr>
            <w:r w:rsidDel="00000000" w:rsidR="00000000" w:rsidRPr="00000000">
              <w:rPr>
                <w:sz w:val="18"/>
                <w:szCs w:val="18"/>
                <w:rtl w:val="0"/>
              </w:rPr>
              <w:t>Students know whether they are using Scratch, school-approved GenAI setup, or paper-based logic, and locate the relevant implementation guide.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8">
            <w:pPr>
              <w:rPr/>
            </w:pPr>
            <w:r w:rsidDel="00000000" w:rsidR="00000000" w:rsidRPr="00000000">
              <w:rPr>
                <w:rtl w:val="0"/>
              </w:rPr>
              <w:t>4</w:t>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9">
            <w:pPr>
              <w:spacing w:after="0" w:line="240" w:lineRule="auto"/>
              <w:rPr/>
            </w:pPr>
            <w:r w:rsidDel="00000000" w:rsidR="00000000" w:rsidRPr="00000000">
              <w:rPr>
                <w:sz w:val="18"/>
                <w:szCs w:val="18"/>
                <w:rtl w:val="0"/>
              </w:rPr>
              <w:t>Build or simulate the prototype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A">
            <w:pPr>
              <w:spacing w:after="0" w:line="240" w:lineRule="auto"/>
              <w:rPr/>
            </w:pPr>
            <w:r w:rsidDel="00000000" w:rsidR="00000000" w:rsidRPr="00000000">
              <w:rPr>
                <w:sz w:val="18"/>
                <w:szCs w:val="18"/>
                <w:rtl w:val="0"/>
              </w:rPr>
              <w:t>17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B">
            <w:pPr>
              <w:spacing w:after="0" w:line="240" w:lineRule="auto"/>
              <w:rPr/>
            </w:pPr>
            <w:r w:rsidDel="00000000" w:rsidR="00000000" w:rsidRPr="00000000">
              <w:rPr>
                <w:sz w:val="18"/>
                <w:szCs w:val="18"/>
                <w:rtl w:val="0"/>
              </w:rPr>
              <w:t>Each group creates a small prototype using the selected option and the relevant build guide.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C">
            <w:pPr>
              <w:spacing w:after="0" w:line="240" w:lineRule="auto"/>
              <w:rPr/>
            </w:pPr>
            <w:r w:rsidDel="00000000" w:rsidR="00000000" w:rsidRPr="00000000">
              <w:rPr>
                <w:sz w:val="18"/>
                <w:szCs w:val="18"/>
                <w:rtl w:val="0"/>
              </w:rPr>
              <w:t>5</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D">
            <w:pPr>
              <w:spacing w:after="0" w:line="240" w:lineRule="auto"/>
              <w:rPr/>
            </w:pPr>
            <w:r w:rsidDel="00000000" w:rsidR="00000000" w:rsidRPr="00000000">
              <w:rPr>
                <w:sz w:val="18"/>
                <w:szCs w:val="18"/>
                <w:rtl w:val="0"/>
              </w:rPr>
              <w:t>Internal mini-test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E">
            <w:pPr>
              <w:spacing w:after="0" w:line="240" w:lineRule="auto"/>
              <w:rPr/>
            </w:pPr>
            <w:r w:rsidDel="00000000" w:rsidR="00000000" w:rsidRPr="00000000">
              <w:rPr>
                <w:sz w:val="18"/>
                <w:szCs w:val="18"/>
                <w:rtl w:val="0"/>
              </w:rPr>
              <w:t>7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F">
            <w:pPr>
              <w:spacing w:after="0" w:line="240" w:lineRule="auto"/>
              <w:rPr/>
            </w:pPr>
            <w:r w:rsidDel="00000000" w:rsidR="00000000" w:rsidRPr="00000000">
              <w:rPr>
                <w:sz w:val="18"/>
                <w:szCs w:val="18"/>
                <w:rtl w:val="0"/>
              </w:rPr>
              <w:t>Each group completes four tests: two supported inputs or questions, one unclear input, and one outside-topic or sensitive input. One is labelled as the CORE 1 principle test. Add a fifth only if none of the four can test the principle properly.</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0">
            <w:pPr>
              <w:spacing w:after="0" w:line="240" w:lineRule="auto"/>
              <w:rPr/>
            </w:pPr>
            <w:r w:rsidDel="00000000" w:rsidR="00000000" w:rsidRPr="00000000">
              <w:rPr>
                <w:sz w:val="18"/>
                <w:szCs w:val="18"/>
                <w:rtl w:val="0"/>
              </w:rPr>
              <w:t>6</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1">
            <w:pPr>
              <w:spacing w:after="0" w:line="240" w:lineRule="auto"/>
              <w:rPr/>
            </w:pPr>
            <w:r w:rsidDel="00000000" w:rsidR="00000000" w:rsidRPr="00000000">
              <w:rPr>
                <w:sz w:val="18"/>
                <w:szCs w:val="18"/>
                <w:rtl w:val="0"/>
              </w:rPr>
              <w:t>Make a change decision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2">
            <w:pPr>
              <w:spacing w:after="0" w:line="240" w:lineRule="auto"/>
              <w:rPr/>
            </w:pPr>
            <w:r w:rsidDel="00000000" w:rsidR="00000000" w:rsidRPr="00000000">
              <w:rPr>
                <w:sz w:val="18"/>
                <w:szCs w:val="18"/>
                <w:rtl w:val="0"/>
              </w:rPr>
              <w:t>5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3">
            <w:pPr>
              <w:spacing w:after="0" w:line="240" w:lineRule="auto"/>
              <w:rPr/>
            </w:pPr>
            <w:r w:rsidDel="00000000" w:rsidR="00000000" w:rsidRPr="00000000">
              <w:rPr>
                <w:sz w:val="18"/>
                <w:szCs w:val="18"/>
                <w:rtl w:val="0"/>
              </w:rPr>
              <w:t>Each group improves one feature, or keeps it as designed and records an evidence-based reason.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4">
            <w:pPr>
              <w:spacing w:after="0" w:line="240" w:lineRule="auto"/>
              <w:rPr/>
            </w:pPr>
            <w:r w:rsidDel="00000000" w:rsidR="00000000" w:rsidRPr="00000000">
              <w:rPr>
                <w:sz w:val="18"/>
                <w:szCs w:val="18"/>
                <w:rtl w:val="0"/>
              </w:rPr>
              <w:t>7</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5">
            <w:pPr>
              <w:spacing w:after="0" w:line="240" w:lineRule="auto"/>
              <w:rPr/>
            </w:pPr>
            <w:r w:rsidDel="00000000" w:rsidR="00000000" w:rsidRPr="00000000">
              <w:rPr>
                <w:sz w:val="18"/>
                <w:szCs w:val="18"/>
                <w:rtl w:val="0"/>
              </w:rPr>
              <w:t>Prepare CORE 3 handover</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6">
            <w:pPr>
              <w:spacing w:after="0" w:line="240" w:lineRule="auto"/>
              <w:rPr/>
            </w:pPr>
            <w:r w:rsidDel="00000000" w:rsidR="00000000" w:rsidRPr="00000000">
              <w:rPr>
                <w:sz w:val="18"/>
                <w:szCs w:val="18"/>
                <w:rtl w:val="0"/>
              </w:rPr>
              <w:t>5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7">
            <w:pPr>
              <w:spacing w:after="0" w:line="240" w:lineRule="auto"/>
              <w:rPr/>
            </w:pPr>
            <w:r w:rsidDel="00000000" w:rsidR="00000000" w:rsidRPr="00000000">
              <w:rPr>
                <w:sz w:val="18"/>
                <w:szCs w:val="18"/>
                <w:rtl w:val="0"/>
              </w:rPr>
              <w:t>Each group prepares the prototype for another group to test in CORE 3.</w:t>
            </w:r>
            <w:r w:rsidDel="00000000" w:rsidR="00000000" w:rsidRPr="00000000">
              <w:rPr>
                <w:rtl w:val="0"/>
              </w:rPr>
            </w:r>
          </w:p>
        </w:tc>
      </w:tr>
      <w:tr>
        <w:trPr>
          <w:cantSplit w:val="1"/>
          <w:tblHeader w:val="0"/>
        </w:trPr>
        <w:tc>
          <w:tcPr>
            <w:shd w:fill="fff2cc" w:val="clear"/>
            <w:vAlign w:val="center"/>
          </w:tcPr>
          <w:p w:rsidR="00000000" w:rsidDel="00000000" w:rsidP="00000000" w:rsidRDefault="00000000" w:rsidRPr="00000000" w14:paraId="000000D8">
            <w:pPr>
              <w:rPr/>
            </w:pPr>
            <w:r w:rsidDel="00000000" w:rsidR="00000000" w:rsidRPr="00000000">
              <w:rPr>
                <w:b w:val="1"/>
                <w:bCs w:val="1"/>
                <w:rtl w:val="0"/>
              </w:rPr>
              <w:t>Worked bridge: principle -&gt; design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rPr/>
            </w:pPr>
            <w:r w:rsidDel="00000000" w:rsidR="00000000" w:rsidRPr="00000000">
              <w:rPr>
                <w:rtl w:val="0"/>
              </w:rPr>
              <w:t>CORE 1 principle: “A good chatbot should help the user recover when it does not understand.”</w:t>
              <w:br/>
              <w:t>Design requirement: “Our fallback will repeat the three available choices and tell the user how to continue.”</w:t>
              <w:br/>
              <w:t>The principle names the quality; the requirement names the exact behaviour students will build and test.</w:t>
            </w:r>
          </w:p>
        </w:tc>
      </w:tr>
    </w:tbl>
    <w:p w:rsidR="00000000" w:rsidDel="00000000" w:rsidP="00000000" w:rsidRDefault="00000000" w:rsidRPr="00000000" w14:paraId="000000DA">
      <w:pPr>
        <w:rPr/>
      </w:pPr>
      <w:r w:rsidDel="00000000" w:rsidR="00000000" w:rsidRPr="00000000">
        <w:rPr>
          <w:rtl w:val="0"/>
        </w:rPr>
        <w:t>Session 2 output: A small chatbot prototype or simulation, one paper logic rehearsal, one four-input mini-test with one input labelled as the CORE 1 principle test, evidence, one change decision, and a CORE 3 handover note.</w:t>
      </w:r>
    </w:p>
    <w:p w:rsidR="00000000" w:rsidDel="00000000" w:rsidP="00000000" w:rsidRDefault="00000000" w:rsidRPr="00000000" w14:paraId="000000DB">
      <w:pPr>
        <w:rPr/>
      </w:pPr>
      <w:r w:rsidDel="00000000" w:rsidR="00000000" w:rsidRPr="00000000">
        <w:rPr>
          <w:rtl w:val="0"/>
        </w:rPr>
        <w:t>If CORE 2 is delivered as one continuous 90-minute lesson, the same sequence should still be followed: first design the chatbot logic, then rehearse it briefly, then build and test the prototype.</w:t>
      </w:r>
    </w:p>
    <w:p w:rsidR="00000000" w:rsidDel="00000000" w:rsidP="00000000" w:rsidRDefault="00000000" w:rsidRPr="00000000" w14:paraId="000000DC">
      <w:pPr>
        <w:rPr/>
      </w:pPr>
      <w:r w:rsidDel="00000000" w:rsidR="00000000" w:rsidRPr="00000000">
        <w:rPr>
          <w:rtl w:val="0"/>
        </w:rPr>
        <w:t>If time is tight, protect the minimum chatbot logic and the mini-test. Do not spend extra time on decoration, animations, extra branches, tool exploration, or prompt tweaking before the chatbot has a clear purpose, response categories, fallback behaviour, limitation/safety response, and CORE 3 handover.</w:t>
      </w:r>
    </w:p>
    <w:p w:rsidR="00000000" w:rsidDel="00000000" w:rsidP="00000000" w:rsidRDefault="00000000" w:rsidRPr="00000000" w14:paraId="000000DD">
      <w:pPr>
        <w:pStyle w:val="Heading4"/>
        <w:rPr/>
      </w:pPr>
      <w:r w:rsidDel="00000000" w:rsidR="00000000" w:rsidRPr="00000000">
        <w:rPr>
          <w:rtl w:val="0"/>
        </w:rPr>
        <w:t>Session 1 — Design the chatbot logic</w:t>
      </w:r>
    </w:p>
    <w:p w:rsidR="00000000" w:rsidDel="00000000" w:rsidP="00000000" w:rsidRDefault="00000000" w:rsidRPr="00000000" w14:paraId="000000DE">
      <w:pPr>
        <w:rPr/>
      </w:pPr>
      <w:r w:rsidDel="00000000" w:rsidR="00000000" w:rsidRPr="00000000">
        <w:rPr>
          <w:rtl w:val="0"/>
        </w:rPr>
        <w:t>Duration: 45 minutes</w:t>
      </w:r>
    </w:p>
    <w:p w:rsidR="00000000" w:rsidDel="00000000" w:rsidP="00000000" w:rsidRDefault="00000000" w:rsidRPr="00000000" w14:paraId="000000DF">
      <w:pPr>
        <w:rPr/>
      </w:pPr>
      <w:r w:rsidDel="00000000" w:rsidR="00000000" w:rsidRPr="00000000">
        <w:rPr>
          <w:rtl w:val="0"/>
        </w:rPr>
        <w:t>Focus: Students turn CORE 1 evidence into a chatbot design plan.</w:t>
      </w:r>
    </w:p>
    <w:p w:rsidR="00000000" w:rsidDel="00000000" w:rsidP="00000000" w:rsidRDefault="00000000" w:rsidRPr="00000000" w14:paraId="000000E0">
      <w:pPr>
        <w:rPr/>
      </w:pPr>
      <w:r w:rsidDel="00000000" w:rsidR="00000000" w:rsidRPr="00000000">
        <w:rPr>
          <w:rtl w:val="0"/>
        </w:rPr>
        <w:t>Main idea: In this session, students do not build the chatbot yet. They act as designers: they decide what the chatbot is for, who it supports, what users may ask, how questions can be grouped, and how the chatbot should respond responsibly.</w:t>
      </w:r>
    </w:p>
    <w:p w:rsidR="00000000" w:rsidDel="00000000" w:rsidP="00000000" w:rsidRDefault="00000000" w:rsidRPr="00000000" w14:paraId="000000E1">
      <w:pPr>
        <w:pStyle w:val="Heading5"/>
        <w:rPr/>
      </w:pPr>
      <w:r w:rsidDel="00000000" w:rsidR="00000000" w:rsidRPr="00000000">
        <w:rPr>
          <w:rtl w:val="0"/>
        </w:rPr>
        <w:t>Step 1. Reconnect with CORE 1</w:t>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E2">
            <w:pPr>
              <w:spacing w:after="0" w:line="240" w:lineRule="auto"/>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3">
            <w:pPr>
              <w:spacing w:after="0" w:line="240" w:lineRule="auto"/>
              <w:rPr/>
            </w:pPr>
            <w:r w:rsidDel="00000000" w:rsidR="00000000" w:rsidRPr="00000000">
              <w:rPr>
                <w:sz w:val="16"/>
                <w:szCs w:val="16"/>
                <w:rtl w:val="0"/>
              </w:rPr>
              <w:t>5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E6">
            <w:pPr>
              <w:spacing w:after="0" w:line="240" w:lineRule="auto"/>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7">
            <w:pPr>
              <w:spacing w:after="0" w:line="240" w:lineRule="auto"/>
              <w:rPr/>
            </w:pPr>
            <w:r w:rsidDel="00000000" w:rsidR="00000000" w:rsidRPr="00000000">
              <w:rPr>
                <w:sz w:val="16"/>
                <w:szCs w:val="16"/>
                <w:rtl w:val="0"/>
              </w:rPr>
              <w:t>Ask students to look back at the “A good chatbot should...” principle they wrote at the end of CORE 1. Explain that this principle will now become one design requirement for their own chatbot. Suggested teacher language: “Your CORE 1 principle is not just a reflection sentence. Today it becomes a design requirement for the chatbot you are going to create.”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E8">
            <w:pPr>
              <w:spacing w:after="0" w:line="240" w:lineRule="auto"/>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9">
            <w:pPr>
              <w:spacing w:after="0" w:line="240" w:lineRule="auto"/>
              <w:rPr/>
            </w:pPr>
            <w:r w:rsidDel="00000000" w:rsidR="00000000" w:rsidRPr="00000000">
              <w:rPr>
                <w:sz w:val="16"/>
                <w:szCs w:val="16"/>
                <w:rtl w:val="0"/>
              </w:rPr>
              <w:t>Students copy or restate their CORE 1 principle and complete: “Our CORE 1 principle: A good chatbot should...” and “Our chatbot will try to do this by...”</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EA">
            <w:pPr>
              <w:spacing w:after="0" w:line="240" w:lineRule="auto"/>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B">
            <w:pPr>
              <w:spacing w:after="0" w:line="240" w:lineRule="auto"/>
              <w:rPr/>
            </w:pPr>
            <w:r w:rsidDel="00000000" w:rsidR="00000000" w:rsidRPr="00000000">
              <w:rPr>
                <w:sz w:val="16"/>
                <w:szCs w:val="16"/>
                <w:rtl w:val="0"/>
              </w:rPr>
              <w:t>Each group has one design requirement based on CORE 1.</w:t>
            </w:r>
            <w:r w:rsidDel="00000000" w:rsidR="00000000" w:rsidRPr="00000000">
              <w:rPr>
                <w:rtl w:val="0"/>
              </w:rPr>
            </w:r>
          </w:p>
        </w:tc>
      </w:tr>
    </w:tbl>
    <w:p w:rsidR="00000000" w:rsidDel="00000000" w:rsidP="00000000" w:rsidRDefault="00000000" w:rsidRPr="00000000" w14:paraId="000000EC">
      <w:pPr>
        <w:pStyle w:val="Heading5"/>
        <w:rPr/>
      </w:pPr>
      <w:r w:rsidDel="00000000" w:rsidR="00000000" w:rsidRPr="00000000">
        <w:rPr>
          <w:rtl w:val="0"/>
        </w:rPr>
        <w:t>Step 2. Introduce the design mission</w:t>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ED">
            <w:pPr>
              <w:spacing w:after="0" w:line="240" w:lineRule="auto"/>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E">
            <w:pPr>
              <w:spacing w:after="0" w:line="240" w:lineRule="auto"/>
              <w:rPr/>
            </w:pPr>
            <w:r w:rsidDel="00000000" w:rsidR="00000000" w:rsidRPr="00000000">
              <w:rPr>
                <w:sz w:val="16"/>
                <w:szCs w:val="16"/>
                <w:rtl w:val="0"/>
              </w:rPr>
              <w:t>5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F1">
            <w:pPr>
              <w:spacing w:after="0" w:line="240" w:lineRule="auto"/>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2">
            <w:pPr>
              <w:spacing w:after="0" w:line="240" w:lineRule="auto"/>
              <w:rPr/>
            </w:pPr>
            <w:r w:rsidDel="00000000" w:rsidR="00000000" w:rsidRPr="00000000">
              <w:rPr>
                <w:sz w:val="16"/>
                <w:szCs w:val="16"/>
                <w:rtl w:val="0"/>
              </w:rPr>
              <w:t>Introduce the mission: “Build a chatbot that knows its job: helpful, clear, and honest about its limits.” Clarify that students are not trying to build a chatbot that answers everything. They are designing a small, test-ready prototype that helps a specific user with a limited set of questions.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F3">
            <w:pPr>
              <w:spacing w:after="0" w:line="240" w:lineRule="auto"/>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4">
            <w:pPr>
              <w:spacing w:after="0" w:line="240" w:lineRule="auto"/>
              <w:rPr/>
            </w:pPr>
            <w:r w:rsidDel="00000000" w:rsidR="00000000" w:rsidRPr="00000000">
              <w:rPr>
                <w:sz w:val="16"/>
                <w:szCs w:val="16"/>
                <w:rtl w:val="0"/>
              </w:rPr>
              <w:t>Students understand the design challenge and the minimum expectation.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F5">
            <w:pPr>
              <w:spacing w:after="0" w:line="240" w:lineRule="auto"/>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6">
            <w:pPr>
              <w:spacing w:after="0" w:line="240" w:lineRule="auto"/>
              <w:rPr/>
            </w:pPr>
            <w:r w:rsidDel="00000000" w:rsidR="00000000" w:rsidRPr="00000000">
              <w:rPr>
                <w:sz w:val="16"/>
                <w:szCs w:val="16"/>
                <w:rtl w:val="0"/>
              </w:rPr>
              <w:t>Students can explain that their chatbot should have a clear purpose, useful responses, fallback behaviour, and limits.</w:t>
            </w:r>
            <w:r w:rsidDel="00000000" w:rsidR="00000000" w:rsidRPr="00000000">
              <w:rPr>
                <w:rtl w:val="0"/>
              </w:rPr>
            </w:r>
          </w:p>
        </w:tc>
      </w:tr>
    </w:tbl>
    <w:p w:rsidR="00000000" w:rsidDel="00000000" w:rsidP="00000000" w:rsidRDefault="00000000" w:rsidRPr="00000000" w14:paraId="000000F7">
      <w:pPr>
        <w:pStyle w:val="Heading5"/>
        <w:rPr/>
      </w:pPr>
      <w:r w:rsidDel="00000000" w:rsidR="00000000" w:rsidRPr="00000000">
        <w:rPr>
          <w:rtl w:val="0"/>
        </w:rPr>
        <w:t>Step 3. Define chatbot purpose and user</w:t>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F8">
            <w:pPr>
              <w:spacing w:after="0" w:line="240" w:lineRule="auto"/>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9">
            <w:pPr>
              <w:spacing w:after="0" w:line="240" w:lineRule="auto"/>
              <w:rPr/>
            </w:pPr>
            <w:r w:rsidDel="00000000" w:rsidR="00000000" w:rsidRPr="00000000">
              <w:rPr>
                <w:sz w:val="16"/>
                <w:szCs w:val="16"/>
                <w:rtl w:val="0"/>
              </w:rPr>
              <w:t>7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FC">
            <w:pPr>
              <w:spacing w:after="0" w:line="240" w:lineRule="auto"/>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D">
            <w:pPr>
              <w:spacing w:after="0" w:line="240" w:lineRule="auto"/>
              <w:rPr/>
            </w:pPr>
            <w:r w:rsidDel="00000000" w:rsidR="00000000" w:rsidRPr="00000000">
              <w:rPr>
                <w:sz w:val="16"/>
                <w:szCs w:val="16"/>
                <w:rtl w:val="0"/>
              </w:rPr>
              <w:t>Ask each group to choose a safe, school-appropriate chatbot purpose and a specific user. Offer example topics only as inspiration, not as mandatory choices. Remind students not to choose topics that require personal, sensitive, medical, legal, or private advice.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FE">
            <w:pPr>
              <w:spacing w:after="0" w:line="240" w:lineRule="auto"/>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F">
            <w:pPr>
              <w:spacing w:after="0" w:line="240" w:lineRule="auto"/>
              <w:rPr/>
            </w:pPr>
            <w:r w:rsidDel="00000000" w:rsidR="00000000" w:rsidRPr="00000000">
              <w:rPr>
                <w:sz w:val="16"/>
                <w:szCs w:val="16"/>
                <w:rtl w:val="0"/>
              </w:rPr>
              <w:t>Students complete: “Our chatbot helps __________________ with __________________.”</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00">
            <w:pPr>
              <w:spacing w:after="0" w:line="240" w:lineRule="auto"/>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01">
            <w:pPr>
              <w:spacing w:after="0" w:line="240" w:lineRule="auto"/>
              <w:rPr/>
            </w:pPr>
            <w:r w:rsidDel="00000000" w:rsidR="00000000" w:rsidRPr="00000000">
              <w:rPr>
                <w:sz w:val="16"/>
                <w:szCs w:val="16"/>
                <w:rtl w:val="0"/>
              </w:rPr>
              <w:t>Each group has one clear purpose and one target user.</w:t>
            </w:r>
            <w:r w:rsidDel="00000000" w:rsidR="00000000" w:rsidRPr="00000000">
              <w:rPr>
                <w:rtl w:val="0"/>
              </w:rPr>
            </w:r>
          </w:p>
        </w:tc>
      </w:tr>
    </w:tbl>
    <w:p w:rsidR="00000000" w:rsidDel="00000000" w:rsidP="00000000" w:rsidRDefault="00000000" w:rsidRPr="00000000" w14:paraId="00000102">
      <w:pPr>
        <w:pStyle w:val="Heading5"/>
        <w:rPr/>
      </w:pPr>
      <w:r w:rsidDel="00000000" w:rsidR="00000000" w:rsidRPr="00000000">
        <w:rPr>
          <w:color w:val="0f4761"/>
          <w:rtl w:val="0"/>
        </w:rPr>
        <w:t>Step</w:t>
      </w:r>
      <w:r w:rsidDel="00000000" w:rsidR="00000000" w:rsidRPr="00000000">
        <w:rPr>
          <w:rtl w:val="0"/>
        </w:rPr>
        <w:t xml:space="preserve"> 4. Generate four likely user questions</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03">
            <w:pPr>
              <w:spacing w:after="0" w:line="240" w:lineRule="auto"/>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04">
            <w:pPr>
              <w:spacing w:after="0" w:line="240" w:lineRule="auto"/>
              <w:rPr/>
            </w:pPr>
            <w:r w:rsidDel="00000000" w:rsidR="00000000" w:rsidRPr="00000000">
              <w:rPr>
                <w:sz w:val="16"/>
                <w:szCs w:val="16"/>
                <w:rtl w:val="0"/>
              </w:rPr>
              <w:t>8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07">
            <w:pPr>
              <w:spacing w:after="0" w:line="240" w:lineRule="auto"/>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08">
            <w:pPr>
              <w:spacing w:after="0" w:line="240" w:lineRule="auto"/>
              <w:rPr/>
            </w:pPr>
            <w:r w:rsidDel="00000000" w:rsidR="00000000" w:rsidRPr="00000000">
              <w:rPr>
                <w:sz w:val="16"/>
                <w:szCs w:val="16"/>
                <w:rtl w:val="0"/>
              </w:rPr>
              <w:t>Ask students to imagine what their target user might realistically ask. Explain that the four questions are examples of user needs. They will use them in the next step to identify the three main kinds of help the chatbot should provide. Suggested prompts: “What might this user need help with?”, “What could be confusing?”, and “Which question should the chatbot definitely be prepared for?”</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09">
            <w:pPr>
              <w:spacing w:after="0" w:line="240" w:lineRule="auto"/>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0A">
            <w:pPr>
              <w:spacing w:after="0" w:line="240" w:lineRule="auto"/>
              <w:rPr/>
            </w:pPr>
            <w:r w:rsidDel="00000000" w:rsidR="00000000" w:rsidRPr="00000000">
              <w:rPr>
                <w:sz w:val="16"/>
                <w:szCs w:val="16"/>
                <w:rtl w:val="0"/>
              </w:rPr>
              <w:t>Students write four safe, realistic user questions connected to the chatbot purpose. Different questions may express the same user need.</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0B">
            <w:pPr>
              <w:spacing w:after="0" w:line="240" w:lineRule="auto"/>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0C">
            <w:pPr>
              <w:spacing w:after="0" w:line="240" w:lineRule="auto"/>
              <w:rPr/>
            </w:pPr>
            <w:r w:rsidDel="00000000" w:rsidR="00000000" w:rsidRPr="00000000">
              <w:rPr>
                <w:sz w:val="16"/>
                <w:szCs w:val="16"/>
                <w:rtl w:val="0"/>
              </w:rPr>
              <w:t>Each group has four realistic example questions that can be used to identify the chatbot’s main response categories.</w:t>
            </w:r>
            <w:r w:rsidDel="00000000" w:rsidR="00000000" w:rsidRPr="00000000">
              <w:rPr>
                <w:rtl w:val="0"/>
              </w:rPr>
            </w:r>
          </w:p>
        </w:tc>
      </w:tr>
    </w:tbl>
    <w:p w:rsidR="00000000" w:rsidDel="00000000" w:rsidP="00000000" w:rsidRDefault="00000000" w:rsidRPr="00000000" w14:paraId="0000010D">
      <w:pPr>
        <w:pStyle w:val="Heading5"/>
        <w:rPr/>
      </w:pPr>
      <w:r w:rsidDel="00000000" w:rsidR="00000000" w:rsidRPr="00000000">
        <w:rPr>
          <w:rtl w:val="0"/>
        </w:rPr>
        <w:t>Step 5. Turn the questions into three response categories</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0E">
            <w:pPr>
              <w:spacing w:after="0" w:line="240" w:lineRule="auto"/>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0F">
            <w:pPr>
              <w:spacing w:after="0" w:line="240" w:lineRule="auto"/>
              <w:rPr/>
            </w:pPr>
            <w:r w:rsidDel="00000000" w:rsidR="00000000" w:rsidRPr="00000000">
              <w:rPr>
                <w:sz w:val="16"/>
                <w:szCs w:val="16"/>
                <w:rtl w:val="0"/>
              </w:rPr>
              <w:t>8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12">
            <w:pPr>
              <w:spacing w:after="0" w:line="240" w:lineRule="auto"/>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13">
            <w:pPr>
              <w:spacing w:after="0" w:line="240" w:lineRule="auto"/>
              <w:rPr/>
            </w:pPr>
            <w:r w:rsidDel="00000000" w:rsidR="00000000" w:rsidRPr="00000000">
              <w:rPr>
                <w:sz w:val="16"/>
                <w:szCs w:val="16"/>
                <w:rtl w:val="0"/>
              </w:rPr>
              <w:t>Ask students to compare their four questions and look for common user needs. Explain that a response category is not another question; it is a broader kind of help that may cover one or more questions. Suggested teacher language: “The questions show what users may ask. The categories show how your chatbot will organise the help it provides.” Ask groups to place every question under one of three clearly different categories and plan a separate fallback for input that does not match the available choices.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14">
            <w:pPr>
              <w:spacing w:after="0" w:line="240" w:lineRule="auto"/>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15">
            <w:pPr>
              <w:spacing w:after="0" w:line="240" w:lineRule="auto"/>
              <w:rPr/>
            </w:pPr>
            <w:r w:rsidDel="00000000" w:rsidR="00000000" w:rsidRPr="00000000">
              <w:rPr>
                <w:sz w:val="16"/>
                <w:szCs w:val="16"/>
                <w:rtl w:val="0"/>
              </w:rPr>
              <w:t>Students group the four example questions into three response categories. One category may include more than one question. They also define when the fallback should be used.</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16">
            <w:pPr>
              <w:spacing w:after="0" w:line="240" w:lineRule="auto"/>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17">
            <w:pPr>
              <w:spacing w:after="0" w:line="240" w:lineRule="auto"/>
              <w:rPr/>
            </w:pPr>
            <w:r w:rsidDel="00000000" w:rsidR="00000000" w:rsidRPr="00000000">
              <w:rPr>
                <w:sz w:val="16"/>
                <w:szCs w:val="16"/>
                <w:rtl w:val="0"/>
              </w:rPr>
              <w:t>Each group has three clearly different response categories, every question is connected to a category, and fallback remains separate from the three categories.</w:t>
            </w:r>
            <w:r w:rsidDel="00000000" w:rsidR="00000000" w:rsidRPr="00000000">
              <w:rPr>
                <w:rtl w:val="0"/>
              </w:rPr>
            </w:r>
          </w:p>
        </w:tc>
      </w:tr>
      <w:tr>
        <w:trPr>
          <w:cantSplit w:val="1"/>
          <w:tblHeader w:val="0"/>
        </w:trPr>
        <w:tc>
          <w:tcPr>
            <w:shd w:fill="fff2cc" w:val="clear"/>
            <w:vAlign w:val="center"/>
          </w:tcPr>
          <w:p w:rsidR="00000000" w:rsidDel="00000000" w:rsidP="00000000" w:rsidRDefault="00000000" w:rsidRPr="00000000" w14:paraId="00000118">
            <w:pPr>
              <w:rPr/>
            </w:pPr>
            <w:r w:rsidDel="00000000" w:rsidR="00000000" w:rsidRPr="00000000">
              <w:rPr>
                <w:b w:val="1"/>
                <w:bCs w:val="1"/>
                <w:rtl w:val="0"/>
              </w:rPr>
              <w:t>Worked bridge: questions -&gt; categories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9">
            <w:pPr>
              <w:rPr/>
            </w:pPr>
            <w:r w:rsidDel="00000000" w:rsidR="00000000" w:rsidRPr="00000000">
              <w:rPr>
                <w:b w:val="1"/>
                <w:bCs w:val="1"/>
                <w:rtl w:val="0"/>
              </w:rPr>
              <w:t>The questions are examples. The categories become the chatbot structure.</w:t>
              <w:br/>
              <w:br/>
              <w:t>Example user questions:</w:t>
            </w:r>
            <w:r w:rsidDel="00000000" w:rsidR="00000000" w:rsidRPr="00000000">
              <w:rPr>
                <w:rtl w:val="0"/>
              </w:rPr>
              <w:br/>
              <w:t>• How can I borrow a book?</w:t>
              <w:br/>
              <w:t>• How many days can I keep it?</w:t>
              <w:br/>
              <w:t>• Where do I return it?</w:t>
              <w:br/>
              <w:t>• Where can I find books about space?</w:t>
            </w:r>
            <w:r w:rsidDel="00000000" w:rsidR="00000000" w:rsidRPr="00000000">
              <w:rPr>
                <w:b w:val="1"/>
                <w:bCs w:val="1"/>
                <w:rtl w:val="0"/>
              </w:rPr>
              <w:br/>
              <w:br/>
              <w:t>Response categories:</w:t>
            </w:r>
            <w:r w:rsidDel="00000000" w:rsidR="00000000" w:rsidRPr="00000000">
              <w:rPr>
                <w:rtl w:val="0"/>
              </w:rPr>
              <w:br/>
              <w:t>1. Borrowing books</w:t>
              <w:br/>
              <w:t>2. Returning books</w:t>
              <w:br/>
              <w:t>3. Finding books</w:t>
              <w:br/>
              <w:br/>
              <w:t>The first two questions belong to the same category. Students are not creating one branch for every question; they are identifying the three main kinds of help the chatbot will provide.</w:t>
            </w:r>
            <w:r w:rsidDel="00000000" w:rsidR="00000000" w:rsidRPr="00000000">
              <w:rPr>
                <w:b w:val="1"/>
                <w:bCs w:val="1"/>
                <w:rtl w:val="0"/>
              </w:rPr>
              <w:br/>
              <w:br/>
              <w:t>Option A — Scratch:</w:t>
            </w:r>
            <w:r w:rsidDel="00000000" w:rsidR="00000000" w:rsidRPr="00000000">
              <w:rPr>
                <w:rtl w:val="0"/>
              </w:rPr>
              <w:t xml:space="preserve"> The three categories normally become menu choices 1, 2 and 3. The four questions help students decide what those choices should be; the questions are not programmed word for word.</w:t>
            </w:r>
          </w:p>
        </w:tc>
      </w:tr>
    </w:tbl>
    <w:p w:rsidR="00000000" w:rsidDel="00000000" w:rsidP="00000000" w:rsidRDefault="00000000" w:rsidRPr="00000000" w14:paraId="0000011A">
      <w:pPr>
        <w:pStyle w:val="Heading5"/>
        <w:rPr/>
      </w:pPr>
      <w:r w:rsidDel="00000000" w:rsidR="00000000" w:rsidRPr="00000000">
        <w:rPr>
          <w:rtl w:val="0"/>
        </w:rPr>
        <w:t>Step 6. Draft response rules</w:t>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1B">
            <w:pPr>
              <w:spacing w:after="0" w:line="240" w:lineRule="auto"/>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1C">
            <w:pPr>
              <w:spacing w:after="0" w:line="240" w:lineRule="auto"/>
              <w:rPr/>
            </w:pPr>
            <w:r w:rsidDel="00000000" w:rsidR="00000000" w:rsidRPr="00000000">
              <w:rPr>
                <w:sz w:val="16"/>
                <w:szCs w:val="16"/>
                <w:rtl w:val="0"/>
              </w:rPr>
              <w:t>10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1F">
            <w:pPr>
              <w:spacing w:after="0" w:line="240" w:lineRule="auto"/>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20">
            <w:pPr>
              <w:spacing w:after="0" w:line="240" w:lineRule="auto"/>
              <w:rPr/>
            </w:pPr>
            <w:r w:rsidDel="00000000" w:rsidR="00000000" w:rsidRPr="00000000">
              <w:rPr>
                <w:sz w:val="16"/>
                <w:szCs w:val="16"/>
                <w:rtl w:val="0"/>
              </w:rPr>
              <w:t>Ask students to write simple response rules. Each rule should connect a type of user input with a chatbot response. Responses should be short, clear, relevant, respectful, and honest about limits.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21">
            <w:pPr>
              <w:spacing w:after="0" w:line="240" w:lineRule="auto"/>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22">
            <w:pPr>
              <w:spacing w:after="0" w:line="240" w:lineRule="auto"/>
              <w:rPr/>
            </w:pPr>
            <w:r w:rsidDel="00000000" w:rsidR="00000000" w:rsidRPr="00000000">
              <w:rPr>
                <w:sz w:val="16"/>
                <w:szCs w:val="16"/>
                <w:rtl w:val="0"/>
              </w:rPr>
              <w:t>Students complete the chatbot logic table.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23">
            <w:pPr>
              <w:spacing w:after="0" w:line="240" w:lineRule="auto"/>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24">
            <w:pPr>
              <w:spacing w:after="0" w:line="240" w:lineRule="auto"/>
              <w:rPr/>
            </w:pPr>
            <w:r w:rsidDel="00000000" w:rsidR="00000000" w:rsidRPr="00000000">
              <w:rPr>
                <w:sz w:val="16"/>
                <w:szCs w:val="16"/>
                <w:rtl w:val="0"/>
              </w:rPr>
              <w:t>Each group has a first chatbot logic plan with three useful responses, one fallback response, and one limitation/safety message.</w:t>
            </w:r>
            <w:r w:rsidDel="00000000" w:rsidR="00000000" w:rsidRPr="00000000">
              <w:rPr>
                <w:rtl w:val="0"/>
              </w:rPr>
            </w:r>
          </w:p>
        </w:tc>
      </w:tr>
    </w:tbl>
    <w:p w:rsidR="00000000" w:rsidDel="00000000" w:rsidP="00000000" w:rsidRDefault="00000000" w:rsidRPr="00000000" w14:paraId="00000125">
      <w:pPr>
        <w:pStyle w:val="Heading5"/>
        <w:rPr/>
      </w:pPr>
      <w:r w:rsidDel="00000000" w:rsidR="00000000" w:rsidRPr="00000000">
        <w:rPr>
          <w:rtl w:val="0"/>
        </w:rPr>
        <w:t>Step 7. Optional GenAI design coach check or teacher review</w:t>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26">
            <w:pPr>
              <w:spacing w:after="0" w:line="240" w:lineRule="auto"/>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27">
            <w:pPr>
              <w:spacing w:after="0" w:line="240" w:lineRule="auto"/>
              <w:rPr/>
            </w:pPr>
            <w:r w:rsidDel="00000000" w:rsidR="00000000" w:rsidRPr="00000000">
              <w:rPr>
                <w:sz w:val="16"/>
                <w:szCs w:val="16"/>
                <w:rtl w:val="0"/>
              </w:rPr>
              <w:t>2 minutes, or teacher-led if time is tight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2A">
            <w:pPr>
              <w:spacing w:after="0" w:line="240" w:lineRule="auto"/>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2B">
            <w:pPr>
              <w:spacing w:after="0" w:line="240" w:lineRule="auto"/>
              <w:rPr/>
            </w:pPr>
            <w:r w:rsidDel="00000000" w:rsidR="00000000" w:rsidRPr="00000000">
              <w:rPr>
                <w:sz w:val="16"/>
                <w:szCs w:val="16"/>
                <w:rtl w:val="0"/>
              </w:rPr>
              <w:t>If GenAI is available and approved, students may use one short design-coach prompt after they have drafted their own logic. If not, the teacher can quickly review one or two group examples aloud.</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2C">
            <w:pPr>
              <w:spacing w:after="0" w:line="240" w:lineRule="auto"/>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2D">
            <w:pPr>
              <w:spacing w:after="0" w:line="240" w:lineRule="auto"/>
              <w:rPr/>
            </w:pPr>
            <w:r w:rsidDel="00000000" w:rsidR="00000000" w:rsidRPr="00000000">
              <w:rPr>
                <w:sz w:val="16"/>
                <w:szCs w:val="16"/>
                <w:rtl w:val="0"/>
              </w:rPr>
              <w:t>Students note one possible improvement and decide whether to accept, adapt, or reject it.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2E">
            <w:pPr>
              <w:spacing w:after="0" w:line="240" w:lineRule="auto"/>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2F">
            <w:pPr>
              <w:spacing w:after="0" w:line="240" w:lineRule="auto"/>
              <w:rPr/>
            </w:pPr>
            <w:r w:rsidDel="00000000" w:rsidR="00000000" w:rsidRPr="00000000">
              <w:rPr>
                <w:sz w:val="16"/>
                <w:szCs w:val="16"/>
                <w:rtl w:val="0"/>
              </w:rPr>
              <w:t>Each group has either confirmed its design logic or identified one improvement before building in Session 2.</w:t>
            </w:r>
            <w:r w:rsidDel="00000000" w:rsidR="00000000" w:rsidRPr="00000000">
              <w:rPr>
                <w:rtl w:val="0"/>
              </w:rPr>
            </w:r>
          </w:p>
        </w:tc>
      </w:tr>
    </w:tbl>
    <w:p w:rsidR="00000000" w:rsidDel="00000000" w:rsidP="00000000" w:rsidRDefault="00000000" w:rsidRPr="00000000" w14:paraId="00000130">
      <w:pPr>
        <w:pStyle w:val="Heading5"/>
        <w:rPr/>
      </w:pPr>
      <w:r w:rsidDel="00000000" w:rsidR="00000000" w:rsidRPr="00000000">
        <w:rPr>
          <w:rtl w:val="0"/>
        </w:rPr>
        <w:t>Session 1 output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Completed student design worksheet design plan: Principle Trace, purpose, user, four questions, three categories, responses, fallback, and limitation/safety response.</w:t>
      </w:r>
    </w:p>
    <w:p w:rsidR="00000000" w:rsidDel="00000000" w:rsidP="00000000" w:rsidRDefault="00000000" w:rsidRPr="00000000" w14:paraId="00000132">
      <w:pPr>
        <w:pStyle w:val="Heading4"/>
        <w:rPr/>
      </w:pPr>
      <w:r w:rsidDel="00000000" w:rsidR="00000000" w:rsidRPr="00000000">
        <w:rPr>
          <w:rtl w:val="0"/>
        </w:rPr>
        <w:t>Session 2 — Rehearse, build, test, and prepare for CORE 3</w:t>
      </w:r>
    </w:p>
    <w:p w:rsidR="00000000" w:rsidDel="00000000" w:rsidP="00000000" w:rsidRDefault="00000000" w:rsidRPr="00000000" w14:paraId="00000133">
      <w:pPr>
        <w:rPr/>
      </w:pPr>
      <w:r w:rsidDel="00000000" w:rsidR="00000000" w:rsidRPr="00000000">
        <w:rPr>
          <w:rtl w:val="0"/>
        </w:rPr>
        <w:t>Duration: 45 minutes</w:t>
      </w:r>
    </w:p>
    <w:p w:rsidR="00000000" w:rsidDel="00000000" w:rsidP="00000000" w:rsidRDefault="00000000" w:rsidRPr="00000000" w14:paraId="00000134">
      <w:pPr>
        <w:rPr/>
      </w:pPr>
      <w:r w:rsidDel="00000000" w:rsidR="00000000" w:rsidRPr="00000000">
        <w:rPr>
          <w:rtl w:val="0"/>
        </w:rPr>
        <w:t>Focus: Students turn their chatbot logic plan into a small test-ready prototype.</w:t>
      </w:r>
    </w:p>
    <w:p w:rsidR="00000000" w:rsidDel="00000000" w:rsidP="00000000" w:rsidRDefault="00000000" w:rsidRPr="00000000" w14:paraId="00000135">
      <w:pPr>
        <w:rPr/>
      </w:pPr>
      <w:r w:rsidDel="00000000" w:rsidR="00000000" w:rsidRPr="00000000">
        <w:rPr>
          <w:rtl w:val="0"/>
        </w:rPr>
        <w:t>Main idea: Students do not start by exploring the tool. They first rehearse the logic, then build or simulate the chatbot using the selected prototype option: Scratch, school-approved GenAI chatbot setup, or paper-based chatbot logic. The aim is not a polished product, but a prototype that another group can understand, test, and improve in CORE 3.</w:t>
      </w:r>
    </w:p>
    <w:p w:rsidR="00000000" w:rsidDel="00000000" w:rsidP="00000000" w:rsidRDefault="00000000" w:rsidRPr="00000000" w14:paraId="00000136">
      <w:pPr>
        <w:pStyle w:val="Heading5"/>
        <w:rPr/>
      </w:pPr>
      <w:r w:rsidDel="00000000" w:rsidR="00000000" w:rsidRPr="00000000">
        <w:rPr>
          <w:rtl w:val="0"/>
        </w:rPr>
        <w:t>Step 1. Restart from the chatbot logic plan</w:t>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37">
            <w:pPr>
              <w:spacing w:after="0" w:line="240" w:lineRule="auto"/>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38">
            <w:pPr>
              <w:spacing w:after="0" w:line="240" w:lineRule="auto"/>
              <w:rPr/>
            </w:pPr>
            <w:r w:rsidDel="00000000" w:rsidR="00000000" w:rsidRPr="00000000">
              <w:rPr>
                <w:sz w:val="16"/>
                <w:szCs w:val="16"/>
                <w:rtl w:val="0"/>
              </w:rPr>
              <w:t>3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3B">
            <w:pPr>
              <w:spacing w:after="0" w:line="240" w:lineRule="auto"/>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3C">
            <w:pPr>
              <w:spacing w:after="0" w:line="240" w:lineRule="auto"/>
              <w:rPr/>
            </w:pPr>
            <w:r w:rsidDel="00000000" w:rsidR="00000000" w:rsidRPr="00000000">
              <w:rPr>
                <w:sz w:val="16"/>
                <w:szCs w:val="16"/>
                <w:rtl w:val="0"/>
              </w:rPr>
              <w:t>Ask groups to reopen their chatbot logic plan before building. Remind them that the prototype must follow the design decisions already made: purpose, user, categories, responses, fallback, limitation/safety response, and CORE 1 design requirement.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3D">
            <w:pPr>
              <w:spacing w:after="0" w:line="240" w:lineRule="auto"/>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3E">
            <w:pPr>
              <w:spacing w:after="0" w:line="240" w:lineRule="auto"/>
              <w:rPr/>
            </w:pPr>
            <w:r w:rsidDel="00000000" w:rsidR="00000000" w:rsidRPr="00000000">
              <w:rPr>
                <w:sz w:val="16"/>
                <w:szCs w:val="16"/>
                <w:rtl w:val="0"/>
              </w:rPr>
              <w:t>Students check that their design plan is complete enough to build from.</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3F">
            <w:pPr>
              <w:spacing w:after="0" w:line="240" w:lineRule="auto"/>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40">
            <w:pPr>
              <w:spacing w:after="0" w:line="240" w:lineRule="auto"/>
              <w:rPr/>
            </w:pPr>
            <w:r w:rsidDel="00000000" w:rsidR="00000000" w:rsidRPr="00000000">
              <w:rPr>
                <w:sz w:val="16"/>
                <w:szCs w:val="16"/>
                <w:rtl w:val="0"/>
              </w:rPr>
              <w:t>Each group is ready to rehearse and build from a clear chatbot logic plan.</w:t>
            </w:r>
            <w:r w:rsidDel="00000000" w:rsidR="00000000" w:rsidRPr="00000000">
              <w:rPr>
                <w:rtl w:val="0"/>
              </w:rPr>
            </w:r>
          </w:p>
        </w:tc>
      </w:tr>
    </w:tbl>
    <w:p w:rsidR="00000000" w:rsidDel="00000000" w:rsidP="00000000" w:rsidRDefault="00000000" w:rsidRPr="00000000" w14:paraId="00000141">
      <w:pPr>
        <w:pStyle w:val="Heading5"/>
        <w:rPr/>
      </w:pPr>
      <w:r w:rsidDel="00000000" w:rsidR="00000000" w:rsidRPr="00000000">
        <w:rPr>
          <w:rtl w:val="0"/>
        </w:rPr>
        <w:t>Step 2. Paper logic rehearsal</w:t>
      </w:r>
    </w:p>
    <w:tbl>
      <w:tblPr>
        <w:tblStyle w:val="Table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42">
            <w:pPr>
              <w:spacing w:after="0" w:line="240" w:lineRule="auto"/>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43">
            <w:pPr>
              <w:spacing w:after="0" w:line="240" w:lineRule="auto"/>
              <w:rPr/>
            </w:pPr>
            <w:r w:rsidDel="00000000" w:rsidR="00000000" w:rsidRPr="00000000">
              <w:rPr>
                <w:sz w:val="16"/>
                <w:szCs w:val="16"/>
                <w:rtl w:val="0"/>
              </w:rPr>
              <w:t>5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46">
            <w:pPr>
              <w:spacing w:after="0" w:line="240" w:lineRule="auto"/>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47">
            <w:pPr>
              <w:spacing w:after="0" w:line="240" w:lineRule="auto"/>
              <w:rPr/>
            </w:pPr>
            <w:r w:rsidDel="00000000" w:rsidR="00000000" w:rsidRPr="00000000">
              <w:rPr>
                <w:sz w:val="16"/>
                <w:szCs w:val="16"/>
                <w:rtl w:val="0"/>
              </w:rPr>
              <w:t>Before students open Scratch or GenAI, ask them to run one quick paper rehearsal. One student reads a user question, another identifies the category, and another reads the planned response. If no category fits, the group must use fallback or limitation. A successful rehearsal means the group can perform one complete exchange for each category and can immediately decide whether a new input needs a category response, the fallback, or the limitation/safety response. Diagnostic question: “Which category would receive this question? Can everyone in the group answer immediately?”</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48">
            <w:pPr>
              <w:spacing w:after="0" w:line="240" w:lineRule="auto"/>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49">
            <w:pPr>
              <w:spacing w:after="0" w:line="240" w:lineRule="auto"/>
              <w:rPr/>
            </w:pPr>
            <w:r w:rsidDel="00000000" w:rsidR="00000000" w:rsidRPr="00000000">
              <w:rPr>
                <w:sz w:val="16"/>
                <w:szCs w:val="16"/>
                <w:rtl w:val="0"/>
              </w:rPr>
              <w:t>Students test their logic once without a tool.</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4A">
            <w:pPr>
              <w:spacing w:after="0" w:line="240" w:lineRule="auto"/>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4B">
            <w:pPr>
              <w:spacing w:after="0" w:line="240" w:lineRule="auto"/>
              <w:rPr/>
            </w:pPr>
            <w:r w:rsidDel="00000000" w:rsidR="00000000" w:rsidRPr="00000000">
              <w:rPr>
                <w:sz w:val="16"/>
                <w:szCs w:val="16"/>
                <w:rtl w:val="0"/>
              </w:rPr>
              <w:t>Each group can perform one exchange for every category and distinguish category, fallback, and limitation behaviour without hesitation.</w:t>
            </w:r>
            <w:r w:rsidDel="00000000" w:rsidR="00000000" w:rsidRPr="00000000">
              <w:rPr>
                <w:rtl w:val="0"/>
              </w:rPr>
            </w:r>
          </w:p>
        </w:tc>
      </w:tr>
    </w:tbl>
    <w:p w:rsidR="00000000" w:rsidDel="00000000" w:rsidP="00000000" w:rsidRDefault="00000000" w:rsidRPr="00000000" w14:paraId="0000014C">
      <w:pPr>
        <w:pStyle w:val="Heading5"/>
        <w:rPr/>
      </w:pPr>
      <w:r w:rsidDel="00000000" w:rsidR="00000000" w:rsidRPr="00000000">
        <w:rPr>
          <w:rtl w:val="0"/>
        </w:rPr>
        <w:t>Step 3. Confirm prototype option and open build guide</w:t>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4D">
            <w:pPr>
              <w:spacing w:after="0" w:line="240" w:lineRule="auto"/>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4E">
            <w:pPr>
              <w:spacing w:after="0" w:line="240" w:lineRule="auto"/>
              <w:rPr/>
            </w:pPr>
            <w:r w:rsidDel="00000000" w:rsidR="00000000" w:rsidRPr="00000000">
              <w:rPr>
                <w:sz w:val="16"/>
                <w:szCs w:val="16"/>
                <w:rtl w:val="0"/>
              </w:rPr>
              <w:t>3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51">
            <w:pPr>
              <w:spacing w:after="0" w:line="240" w:lineRule="auto"/>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52">
            <w:pPr>
              <w:spacing w:after="0" w:line="240" w:lineRule="auto"/>
              <w:rPr/>
            </w:pPr>
            <w:r w:rsidDel="00000000" w:rsidR="00000000" w:rsidRPr="00000000">
              <w:rPr>
                <w:sz w:val="16"/>
                <w:szCs w:val="16"/>
                <w:rtl w:val="0"/>
              </w:rPr>
              <w:t>Confirm which prototype option the class will use. Make clear that the topic can be open, but the structure is fixed. Direct students to the correct implementation guide or build card.</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53">
            <w:pPr>
              <w:spacing w:after="0" w:line="240" w:lineRule="auto"/>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54">
            <w:pPr>
              <w:spacing w:after="0" w:line="240" w:lineRule="auto"/>
              <w:rPr/>
            </w:pPr>
            <w:r w:rsidDel="00000000" w:rsidR="00000000" w:rsidRPr="00000000">
              <w:rPr>
                <w:sz w:val="16"/>
                <w:szCs w:val="16"/>
                <w:rtl w:val="0"/>
              </w:rPr>
              <w:t>Students identify the selected prototype option and locate the relevant build guide or instructions.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55">
            <w:pPr>
              <w:spacing w:after="0" w:line="240" w:lineRule="auto"/>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56">
            <w:pPr>
              <w:spacing w:after="0" w:line="240" w:lineRule="auto"/>
              <w:rPr/>
            </w:pPr>
            <w:r w:rsidDel="00000000" w:rsidR="00000000" w:rsidRPr="00000000">
              <w:rPr>
                <w:sz w:val="16"/>
                <w:szCs w:val="16"/>
                <w:rtl w:val="0"/>
              </w:rPr>
              <w:t>Each group knows which tool or format it is using and what the minimum prototype should include.</w:t>
            </w:r>
            <w:r w:rsidDel="00000000" w:rsidR="00000000" w:rsidRPr="00000000">
              <w:rPr>
                <w:rtl w:val="0"/>
              </w:rPr>
            </w:r>
          </w:p>
        </w:tc>
      </w:tr>
    </w:tbl>
    <w:p w:rsidR="00000000" w:rsidDel="00000000" w:rsidP="00000000" w:rsidRDefault="00000000" w:rsidRPr="00000000" w14:paraId="00000157">
      <w:pPr>
        <w:pStyle w:val="Heading5"/>
        <w:rPr/>
      </w:pPr>
      <w:r w:rsidDel="00000000" w:rsidR="00000000" w:rsidRPr="00000000">
        <w:rPr>
          <w:rtl w:val="0"/>
        </w:rPr>
        <w:t>Step 4. Build or simulate the prototype</w:t>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58">
            <w:pPr>
              <w:spacing w:after="0" w:line="240" w:lineRule="auto"/>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59">
            <w:pPr>
              <w:spacing w:after="0" w:line="240" w:lineRule="auto"/>
              <w:rPr/>
            </w:pPr>
            <w:r w:rsidDel="00000000" w:rsidR="00000000" w:rsidRPr="00000000">
              <w:rPr>
                <w:sz w:val="16"/>
                <w:szCs w:val="16"/>
                <w:rtl w:val="0"/>
              </w:rPr>
              <w:t>17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5C">
            <w:pPr>
              <w:spacing w:after="0" w:line="240" w:lineRule="auto"/>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5D">
            <w:pPr>
              <w:spacing w:after="0" w:line="240" w:lineRule="auto"/>
              <w:rPr/>
            </w:pPr>
            <w:r w:rsidDel="00000000" w:rsidR="00000000" w:rsidRPr="00000000">
              <w:rPr>
                <w:rtl w:val="0"/>
              </w:rPr>
              <w:t>Support groups as they turn their chatbot logic plan into a working or simulated prototype. For the standard implementation, use the complete Option A Scratch guide. The Option B Prompt Capsule and Option C paper logic materials show the intended routes and may be used only as locally adapted, teacher-tested pilots. Keep attention on the minimum viable chatbot: clear introduction, response categories, useful responses, fallback message, limitation/safety message, and the implemented CORE 1 principle feature. For first-time Scratch users, preload the online topic-neutral starter and treat rehearsal plus build as one flexible 20–22 minute block. If a digital group remains blocked, use the completed paper rehearsal as the testable fallback.</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5E">
            <w:pPr>
              <w:spacing w:after="0" w:line="240" w:lineRule="auto"/>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5F">
            <w:pPr>
              <w:spacing w:after="0" w:line="240" w:lineRule="auto"/>
              <w:rPr/>
            </w:pPr>
            <w:r w:rsidDel="00000000" w:rsidR="00000000" w:rsidRPr="00000000">
              <w:rPr>
                <w:sz w:val="16"/>
                <w:szCs w:val="16"/>
                <w:rtl w:val="0"/>
              </w:rPr>
              <w:t>Students build or simulate their chatbot using the selected prototype option.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60">
            <w:pPr>
              <w:spacing w:after="0" w:line="240" w:lineRule="auto"/>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61">
            <w:pPr>
              <w:spacing w:after="0" w:line="240" w:lineRule="auto"/>
              <w:rPr/>
            </w:pPr>
            <w:r w:rsidDel="00000000" w:rsidR="00000000" w:rsidRPr="00000000">
              <w:rPr>
                <w:sz w:val="16"/>
                <w:szCs w:val="16"/>
                <w:rtl w:val="0"/>
              </w:rPr>
              <w:t>Each group has a small prototype or simulation that shows the planned chatbot logic.</w:t>
            </w:r>
            <w:r w:rsidDel="00000000" w:rsidR="00000000" w:rsidRPr="00000000">
              <w:rPr>
                <w:rtl w:val="0"/>
              </w:rPr>
            </w:r>
          </w:p>
        </w:tc>
      </w:tr>
    </w:tbl>
    <w:p w:rsidR="00000000" w:rsidDel="00000000" w:rsidP="00000000" w:rsidRDefault="00000000" w:rsidRPr="00000000" w14:paraId="00000162">
      <w:pPr>
        <w:pStyle w:val="Heading5"/>
        <w:rPr/>
      </w:pPr>
      <w:r w:rsidDel="00000000" w:rsidR="00000000" w:rsidRPr="00000000">
        <w:rPr>
          <w:rtl w:val="0"/>
        </w:rPr>
        <w:t>Step 5. Internal mini-test</w:t>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63">
            <w:pPr>
              <w:spacing w:after="0" w:line="240" w:lineRule="auto"/>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64">
            <w:pPr>
              <w:spacing w:after="0" w:line="240" w:lineRule="auto"/>
              <w:rPr/>
            </w:pPr>
            <w:r w:rsidDel="00000000" w:rsidR="00000000" w:rsidRPr="00000000">
              <w:rPr>
                <w:sz w:val="16"/>
                <w:szCs w:val="16"/>
                <w:rtl w:val="0"/>
              </w:rPr>
              <w:t>7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67">
            <w:pPr>
              <w:spacing w:after="0" w:line="240" w:lineRule="auto"/>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68">
            <w:pPr>
              <w:spacing w:after="0" w:line="240" w:lineRule="auto"/>
              <w:rPr/>
            </w:pPr>
            <w:r w:rsidDel="00000000" w:rsidR="00000000" w:rsidRPr="00000000">
              <w:rPr>
                <w:sz w:val="16"/>
                <w:szCs w:val="16"/>
                <w:rtl w:val="0"/>
              </w:rPr>
              <w:t>Ask each group to test its own chatbot with four inputs: two expected, one unclear, and one outside-topic/sensitive input. Before testing, the group must mark which one of the four will test the CORE 1 principle. Add a fifth input only if the principle cannot be tested by any of the four.</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69">
            <w:pPr>
              <w:spacing w:after="0" w:line="240" w:lineRule="auto"/>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6A">
            <w:pPr>
              <w:spacing w:after="0" w:line="240" w:lineRule="auto"/>
              <w:rPr/>
            </w:pPr>
            <w:r w:rsidDel="00000000" w:rsidR="00000000" w:rsidRPr="00000000">
              <w:rPr>
                <w:sz w:val="16"/>
                <w:szCs w:val="16"/>
                <w:rtl w:val="0"/>
              </w:rPr>
              <w:t>Students complete the four-input mini-test, label one input with ★ as the CORE 1 principle test, and record Yes / Partly / No with evidence.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6B">
            <w:pPr>
              <w:spacing w:after="0" w:line="240" w:lineRule="auto"/>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6C">
            <w:pPr>
              <w:spacing w:after="0" w:line="240" w:lineRule="auto"/>
              <w:rPr/>
            </w:pPr>
            <w:r w:rsidDel="00000000" w:rsidR="00000000" w:rsidRPr="00000000">
              <w:rPr>
                <w:sz w:val="16"/>
                <w:szCs w:val="16"/>
                <w:rtl w:val="0"/>
              </w:rPr>
              <w:t>Each group has four completed tests, one clearly labelled principle test, evidence, and at least one issue or strength identified.</w:t>
            </w:r>
            <w:r w:rsidDel="00000000" w:rsidR="00000000" w:rsidRPr="00000000">
              <w:rPr>
                <w:rtl w:val="0"/>
              </w:rPr>
            </w:r>
          </w:p>
        </w:tc>
      </w:tr>
    </w:tbl>
    <w:p w:rsidR="00000000" w:rsidDel="00000000" w:rsidP="00000000" w:rsidRDefault="00000000" w:rsidRPr="00000000" w14:paraId="0000016D">
      <w:pPr>
        <w:pStyle w:val="Heading5"/>
        <w:rPr/>
      </w:pPr>
      <w:r w:rsidDel="00000000" w:rsidR="00000000" w:rsidRPr="00000000">
        <w:rPr>
          <w:rtl w:val="0"/>
        </w:rPr>
        <w:t>Step 6. Make a change decision</w:t>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6E">
            <w:pPr>
              <w:spacing w:after="0" w:line="240" w:lineRule="auto"/>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6F">
            <w:pPr>
              <w:spacing w:after="0" w:line="240" w:lineRule="auto"/>
              <w:rPr/>
            </w:pPr>
            <w:r w:rsidDel="00000000" w:rsidR="00000000" w:rsidRPr="00000000">
              <w:rPr>
                <w:sz w:val="16"/>
                <w:szCs w:val="16"/>
                <w:rtl w:val="0"/>
              </w:rPr>
              <w:t>5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72">
            <w:pPr>
              <w:spacing w:after="0" w:line="240" w:lineRule="auto"/>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73">
            <w:pPr>
              <w:spacing w:after="0" w:line="240" w:lineRule="auto"/>
              <w:rPr/>
            </w:pPr>
            <w:r w:rsidDel="00000000" w:rsidR="00000000" w:rsidRPr="00000000">
              <w:rPr>
                <w:sz w:val="16"/>
                <w:szCs w:val="16"/>
                <w:rtl w:val="0"/>
              </w:rPr>
              <w:t>Ask students to make one evidence-based change decision. If a test reveals a problem, improve one focused feature: clarify a response, improve fallback, revise a limitation/safety response, fix a category, make the introduction more specific, or strengthen one GenAI setup instruction. If the evidence shows the feature already works, students may keep it as designed and record why.</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74">
            <w:pPr>
              <w:spacing w:after="0" w:line="240" w:lineRule="auto"/>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75">
            <w:pPr>
              <w:spacing w:after="0" w:line="240" w:lineRule="auto"/>
              <w:rPr/>
            </w:pPr>
            <w:r w:rsidDel="00000000" w:rsidR="00000000" w:rsidRPr="00000000">
              <w:rPr>
                <w:sz w:val="16"/>
                <w:szCs w:val="16"/>
                <w:rtl w:val="0"/>
              </w:rPr>
              <w:t>Students improve one focused feature, or keep it as designed and record an evidence-based reason.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76">
            <w:pPr>
              <w:spacing w:after="0" w:line="240" w:lineRule="auto"/>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77">
            <w:pPr>
              <w:spacing w:after="0" w:line="240" w:lineRule="auto"/>
              <w:rPr/>
            </w:pPr>
            <w:r w:rsidDel="00000000" w:rsidR="00000000" w:rsidRPr="00000000">
              <w:rPr>
                <w:sz w:val="16"/>
                <w:szCs w:val="16"/>
                <w:rtl w:val="0"/>
              </w:rPr>
              <w:t>Each group has recorded one visible improvement or a justified keep-as-designed decision before CORE 3.</w:t>
            </w:r>
            <w:r w:rsidDel="00000000" w:rsidR="00000000" w:rsidRPr="00000000">
              <w:rPr>
                <w:rtl w:val="0"/>
              </w:rPr>
            </w:r>
          </w:p>
        </w:tc>
      </w:tr>
    </w:tbl>
    <w:p w:rsidR="00000000" w:rsidDel="00000000" w:rsidP="00000000" w:rsidRDefault="00000000" w:rsidRPr="00000000" w14:paraId="00000178">
      <w:pPr>
        <w:pStyle w:val="Heading5"/>
        <w:rPr/>
      </w:pPr>
      <w:r w:rsidDel="00000000" w:rsidR="00000000" w:rsidRPr="00000000">
        <w:rPr>
          <w:rtl w:val="0"/>
        </w:rPr>
        <w:t>Step 7. Prepare CORE 3 handover</w:t>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79">
            <w:pPr>
              <w:spacing w:after="0" w:line="240" w:lineRule="auto"/>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7A">
            <w:pPr>
              <w:spacing w:after="0" w:line="240" w:lineRule="auto"/>
              <w:rPr/>
            </w:pPr>
            <w:r w:rsidDel="00000000" w:rsidR="00000000" w:rsidRPr="00000000">
              <w:rPr>
                <w:sz w:val="16"/>
                <w:szCs w:val="16"/>
                <w:rtl w:val="0"/>
              </w:rPr>
              <w:t>5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7D">
            <w:pPr>
              <w:spacing w:after="0" w:line="240" w:lineRule="auto"/>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7E">
            <w:pPr>
              <w:rPr/>
            </w:pPr>
            <w:r w:rsidDel="00000000" w:rsidR="00000000" w:rsidRPr="00000000">
              <w:rPr>
                <w:rtl w:val="0"/>
              </w:rPr>
              <w:t>Explain that CORE 3 begins with a testable prototype and complete handover information. Check that the Handover Card includes the chatbot purpose, target user, three suggested questions, separate fallback and limitation/safety checks, the CORE 1 principle, implemented feature, exact principle test, and expected evidence.</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7F">
            <w:pPr>
              <w:spacing w:after="0" w:line="240" w:lineRule="auto"/>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0">
            <w:pPr>
              <w:rPr/>
            </w:pPr>
            <w:r w:rsidDel="00000000" w:rsidR="00000000" w:rsidRPr="00000000">
              <w:rPr>
                <w:rtl w:val="0"/>
              </w:rPr>
              <w:t>Students complete the handover card and save or prepare the prototype for the next group.</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81">
            <w:pPr>
              <w:spacing w:after="0" w:line="240" w:lineRule="auto"/>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2">
            <w:pPr>
              <w:rPr/>
            </w:pPr>
            <w:r w:rsidDel="00000000" w:rsidR="00000000" w:rsidRPr="00000000">
              <w:rPr>
                <w:rtl w:val="0"/>
              </w:rPr>
              <w:t>Prototype, student design worksheet mini-test evidence, and handover card are ready for CORE 3.</w:t>
            </w:r>
          </w:p>
        </w:tc>
      </w:tr>
    </w:tbl>
    <w:p w:rsidR="00000000" w:rsidDel="00000000" w:rsidP="00000000" w:rsidRDefault="00000000" w:rsidRPr="00000000" w14:paraId="00000183">
      <w:pPr>
        <w:pStyle w:val="Heading5"/>
        <w:rPr/>
      </w:pPr>
      <w:r w:rsidDel="00000000" w:rsidR="00000000" w:rsidRPr="00000000">
        <w:rPr>
          <w:rtl w:val="0"/>
        </w:rPr>
        <w:t>Prototype option guidance for Step 4</w:t>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3463"/>
        <w:gridCol w:w="3557"/>
        <w:tblGridChange w:id="0">
          <w:tblGrid>
            <w:gridCol w:w="2340"/>
            <w:gridCol w:w="3463"/>
            <w:gridCol w:w="3557"/>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84">
            <w:pPr>
              <w:spacing w:after="0" w:line="240" w:lineRule="auto"/>
              <w:rPr/>
            </w:pPr>
            <w:r w:rsidDel="00000000" w:rsidR="00000000" w:rsidRPr="00000000">
              <w:rPr>
                <w:b w:val="1"/>
                <w:bCs w:val="1"/>
                <w:color w:val="ffffff"/>
                <w:sz w:val="16"/>
                <w:szCs w:val="16"/>
                <w:rtl w:val="0"/>
              </w:rPr>
              <w:t>Prototype option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85">
            <w:pPr>
              <w:spacing w:after="0" w:line="240" w:lineRule="auto"/>
              <w:rPr/>
            </w:pPr>
            <w:r w:rsidDel="00000000" w:rsidR="00000000" w:rsidRPr="00000000">
              <w:rPr>
                <w:b w:val="1"/>
                <w:bCs w:val="1"/>
                <w:color w:val="ffffff"/>
                <w:sz w:val="16"/>
                <w:szCs w:val="16"/>
                <w:rtl w:val="0"/>
              </w:rPr>
              <w:t>What students build or simulate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86">
            <w:pPr>
              <w:spacing w:after="0" w:line="240" w:lineRule="auto"/>
              <w:rPr/>
            </w:pPr>
            <w:r w:rsidDel="00000000" w:rsidR="00000000" w:rsidRPr="00000000">
              <w:rPr>
                <w:b w:val="1"/>
                <w:bCs w:val="1"/>
                <w:color w:val="ffffff"/>
                <w:sz w:val="16"/>
                <w:szCs w:val="16"/>
                <w:rtl w:val="0"/>
              </w:rPr>
              <w:t>Teacher attention point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ddebf7" w:val="clear"/>
            <w:tcMar>
              <w:top w:w="70.0" w:type="dxa"/>
              <w:left w:w="80.0" w:type="dxa"/>
              <w:bottom w:w="70.0" w:type="dxa"/>
              <w:right w:w="80.0" w:type="dxa"/>
            </w:tcMar>
            <w:vAlign w:val="center"/>
          </w:tcPr>
          <w:p w:rsidR="00000000" w:rsidDel="00000000" w:rsidP="00000000" w:rsidRDefault="00000000" w:rsidRPr="00000000" w14:paraId="00000187">
            <w:pPr>
              <w:spacing w:after="0" w:line="240" w:lineRule="auto"/>
              <w:rPr/>
            </w:pPr>
            <w:r w:rsidDel="00000000" w:rsidR="00000000" w:rsidRPr="00000000">
              <w:rPr>
                <w:b w:val="1"/>
                <w:bCs w:val="1"/>
                <w:color w:val="1f2937"/>
                <w:sz w:val="16"/>
                <w:szCs w:val="16"/>
                <w:rtl w:val="0"/>
              </w:rPr>
              <w:t>Scratch</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8">
            <w:pPr>
              <w:spacing w:after="0" w:line="240" w:lineRule="auto"/>
              <w:rPr/>
            </w:pPr>
            <w:r w:rsidDel="00000000" w:rsidR="00000000" w:rsidRPr="00000000">
              <w:rPr>
                <w:sz w:val="16"/>
                <w:szCs w:val="16"/>
                <w:rtl w:val="0"/>
              </w:rPr>
              <w:t>A topic-neutral, menu-based rule chatbot in Scratch using one sprite, introduction, ask-and-wait or menu choice, simple if/else rules, three response categories, fallback response, and limitation/safety response.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9">
            <w:pPr>
              <w:spacing w:after="0" w:line="240" w:lineRule="auto"/>
              <w:rPr/>
            </w:pPr>
            <w:r w:rsidDel="00000000" w:rsidR="00000000" w:rsidRPr="00000000">
              <w:rPr>
                <w:rtl w:val="0"/>
              </w:rPr>
              <w:t>FULLY SUPPORTED. Use the Option A Scratch Implementation and Evidence Guide. Keep the topic open but the structure fixed. Sprites, backgrounds, and sounds are secondary.</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18A">
            <w:pPr>
              <w:spacing w:after="0" w:line="240" w:lineRule="auto"/>
              <w:rPr/>
            </w:pPr>
            <w:r w:rsidDel="00000000" w:rsidR="00000000" w:rsidRPr="00000000">
              <w:rPr>
                <w:b w:val="1"/>
                <w:bCs w:val="1"/>
                <w:color w:val="1f2937"/>
                <w:sz w:val="16"/>
                <w:szCs w:val="16"/>
                <w:rtl w:val="0"/>
              </w:rPr>
              <w:t>School-approved GenAI chatbot setup</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B">
            <w:pPr>
              <w:spacing w:after="0" w:line="240" w:lineRule="auto"/>
              <w:rPr/>
            </w:pPr>
            <w:r w:rsidDel="00000000" w:rsidR="00000000" w:rsidRPr="00000000">
              <w:rPr>
                <w:sz w:val="16"/>
                <w:szCs w:val="16"/>
                <w:rtl w:val="0"/>
              </w:rPr>
              <w:t>A guided conversational prototype using SchoolAI, Schoolhub.ai, Gemini Gem, Copilot Agent, or ChatGPT/Claude Prompt Capsule. Students enter or test their own chatbot role, purpose, categories, model responses, fallback rule, and limitation/safety rule.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C">
            <w:pPr>
              <w:spacing w:after="0" w:line="240" w:lineRule="auto"/>
              <w:rPr/>
            </w:pPr>
            <w:r w:rsidDel="00000000" w:rsidR="00000000" w:rsidRPr="00000000">
              <w:rPr>
                <w:sz w:val="16"/>
                <w:szCs w:val="16"/>
                <w:rtl w:val="0"/>
              </w:rPr>
              <w:t>WORK IN PROGRESS. The preliminary B2 Prompt Capsule shows how a future Option B implementation may enact students’ logic. Any local pilot requires an approved tool, teacher adaptation, advance testing, and anonymised evidence.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ce4d6" w:val="clear"/>
            <w:tcMar>
              <w:top w:w="70.0" w:type="dxa"/>
              <w:left w:w="80.0" w:type="dxa"/>
              <w:bottom w:w="70.0" w:type="dxa"/>
              <w:right w:w="80.0" w:type="dxa"/>
            </w:tcMar>
            <w:vAlign w:val="center"/>
          </w:tcPr>
          <w:p w:rsidR="00000000" w:rsidDel="00000000" w:rsidP="00000000" w:rsidRDefault="00000000" w:rsidRPr="00000000" w14:paraId="0000018D">
            <w:pPr>
              <w:spacing w:after="0" w:line="240" w:lineRule="auto"/>
              <w:rPr/>
            </w:pPr>
            <w:r w:rsidDel="00000000" w:rsidR="00000000" w:rsidRPr="00000000">
              <w:rPr>
                <w:b w:val="1"/>
                <w:bCs w:val="1"/>
                <w:color w:val="1f2937"/>
                <w:sz w:val="16"/>
                <w:szCs w:val="16"/>
                <w:rtl w:val="0"/>
              </w:rPr>
              <w:t>Paper-based chatbot logic</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E">
            <w:pPr>
              <w:spacing w:after="0" w:line="240" w:lineRule="auto"/>
              <w:rPr/>
            </w:pPr>
            <w:r w:rsidDel="00000000" w:rsidR="00000000" w:rsidRPr="00000000">
              <w:rPr>
                <w:sz w:val="16"/>
                <w:szCs w:val="16"/>
                <w:rtl w:val="0"/>
              </w:rPr>
              <w:t>A flowchart, response-card set, or human-bot simulation showing how user questions lead to categories and responses.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F">
            <w:pPr>
              <w:spacing w:after="0" w:line="240" w:lineRule="auto"/>
              <w:rPr/>
            </w:pPr>
            <w:r w:rsidDel="00000000" w:rsidR="00000000" w:rsidRPr="00000000">
              <w:rPr>
                <w:sz w:val="16"/>
                <w:szCs w:val="16"/>
                <w:rtl w:val="0"/>
              </w:rPr>
              <w:t>WORK IN PROGRESS. The preliminary build card and illustrative example show the intended equal-learning-value route. A local pilot requires teacher-prepared printable materials and advance rehearsal.</w:t>
            </w:r>
            <w:r w:rsidDel="00000000" w:rsidR="00000000" w:rsidRPr="00000000">
              <w:rPr>
                <w:rtl w:val="0"/>
              </w:rPr>
            </w:r>
          </w:p>
        </w:tc>
      </w:tr>
    </w:tbl>
    <w:p w:rsidR="00000000" w:rsidDel="00000000" w:rsidP="00000000" w:rsidRDefault="00000000" w:rsidRPr="00000000" w14:paraId="00000190">
      <w:pPr>
        <w:pStyle w:val="Heading5"/>
        <w:rPr/>
      </w:pPr>
      <w:r w:rsidDel="00000000" w:rsidR="00000000" w:rsidRPr="00000000">
        <w:rPr>
          <w:rtl w:val="0"/>
        </w:rPr>
        <w:t>Option B setup models</w:t>
      </w:r>
    </w:p>
    <w:tbl>
      <w:tblPr>
        <w:tblStyle w:val="Table2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3276"/>
        <w:gridCol w:w="3744"/>
        <w:tblGridChange w:id="0">
          <w:tblGrid>
            <w:gridCol w:w="2340"/>
            <w:gridCol w:w="3276"/>
            <w:gridCol w:w="3744"/>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91">
            <w:pPr>
              <w:spacing w:after="0" w:line="240" w:lineRule="auto"/>
              <w:rPr/>
            </w:pPr>
            <w:r w:rsidDel="00000000" w:rsidR="00000000" w:rsidRPr="00000000">
              <w:rPr>
                <w:b w:val="1"/>
                <w:bCs w:val="1"/>
                <w:color w:val="ffffff"/>
                <w:sz w:val="16"/>
                <w:szCs w:val="16"/>
                <w:rtl w:val="0"/>
              </w:rPr>
              <w:t>Model</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92">
            <w:pPr>
              <w:spacing w:after="0" w:line="240" w:lineRule="auto"/>
              <w:rPr/>
            </w:pPr>
            <w:r w:rsidDel="00000000" w:rsidR="00000000" w:rsidRPr="00000000">
              <w:rPr>
                <w:b w:val="1"/>
                <w:bCs w:val="1"/>
                <w:color w:val="ffffff"/>
                <w:sz w:val="16"/>
                <w:szCs w:val="16"/>
                <w:rtl w:val="0"/>
              </w:rPr>
              <w:t>Use when...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93">
            <w:pPr>
              <w:spacing w:after="0" w:line="240" w:lineRule="auto"/>
              <w:rPr/>
            </w:pPr>
            <w:r w:rsidDel="00000000" w:rsidR="00000000" w:rsidRPr="00000000">
              <w:rPr>
                <w:b w:val="1"/>
                <w:bCs w:val="1"/>
                <w:color w:val="ffffff"/>
                <w:sz w:val="16"/>
                <w:szCs w:val="16"/>
                <w:rtl w:val="0"/>
              </w:rPr>
              <w:t>How it works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94">
            <w:pPr>
              <w:spacing w:after="0" w:line="240" w:lineRule="auto"/>
              <w:rPr/>
            </w:pPr>
            <w:r w:rsidDel="00000000" w:rsidR="00000000" w:rsidRPr="00000000">
              <w:rPr>
                <w:sz w:val="16"/>
                <w:szCs w:val="16"/>
                <w:rtl w:val="0"/>
              </w:rPr>
              <w:t>B1 — Teacher-created setup</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95">
            <w:pPr>
              <w:spacing w:after="0" w:line="240" w:lineRule="auto"/>
              <w:rPr/>
            </w:pPr>
            <w:r w:rsidDel="00000000" w:rsidR="00000000" w:rsidRPr="00000000">
              <w:rPr>
                <w:sz w:val="16"/>
                <w:szCs w:val="16"/>
                <w:rtl w:val="0"/>
              </w:rPr>
              <w:t>The teacher has access to SchoolAI, Schoolhub.ai, Gemini Gems, or Copilot Agents.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96">
            <w:pPr>
              <w:spacing w:after="0" w:line="240" w:lineRule="auto"/>
              <w:rPr/>
            </w:pPr>
            <w:r w:rsidDel="00000000" w:rsidR="00000000" w:rsidRPr="00000000">
              <w:rPr>
                <w:sz w:val="16"/>
                <w:szCs w:val="16"/>
                <w:rtl w:val="0"/>
              </w:rPr>
              <w:t>The teacher creates the AI space, bot, Gem, agent, or guided chat with role, scope, categories, model responses, fallback, and limitation/safety rules. Students then test and improve the behaviour.</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97">
            <w:pPr>
              <w:spacing w:after="0" w:line="240" w:lineRule="auto"/>
              <w:rPr/>
            </w:pPr>
            <w:r w:rsidDel="00000000" w:rsidR="00000000" w:rsidRPr="00000000">
              <w:rPr>
                <w:sz w:val="16"/>
                <w:szCs w:val="16"/>
                <w:rtl w:val="0"/>
              </w:rPr>
              <w:t>B2 — Student-assisted Prompt Capsule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98">
            <w:pPr>
              <w:spacing w:after="0" w:line="240" w:lineRule="auto"/>
              <w:rPr/>
            </w:pPr>
            <w:r w:rsidDel="00000000" w:rsidR="00000000" w:rsidRPr="00000000">
              <w:rPr>
                <w:sz w:val="16"/>
                <w:szCs w:val="16"/>
                <w:rtl w:val="0"/>
              </w:rPr>
              <w:t>The school allows ChatGPT, Claude, Gemini, or Copilot but the teacher does not create a separate agent or space.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99">
            <w:pPr>
              <w:spacing w:after="0" w:line="240" w:lineRule="auto"/>
              <w:rPr/>
            </w:pPr>
            <w:r w:rsidDel="00000000" w:rsidR="00000000" w:rsidRPr="00000000">
              <w:rPr>
                <w:sz w:val="16"/>
                <w:szCs w:val="16"/>
                <w:rtl w:val="0"/>
              </w:rPr>
              <w:t>Students use a teacher-provided Prompt Capsule and fill it with their own chatbot logic from student design worksheet. They then test whether the GenAI follows the rules.</w:t>
            </w:r>
            <w:r w:rsidDel="00000000" w:rsidR="00000000" w:rsidRPr="00000000">
              <w:rPr>
                <w:rtl w:val="0"/>
              </w:rPr>
            </w:r>
          </w:p>
        </w:tc>
      </w:tr>
    </w:tbl>
    <w:p w:rsidR="00000000" w:rsidDel="00000000" w:rsidP="00000000" w:rsidRDefault="00000000" w:rsidRPr="00000000" w14:paraId="0000019A">
      <w:pPr>
        <w:pStyle w:val="Heading5"/>
        <w:rPr/>
      </w:pPr>
      <w:r w:rsidDel="00000000" w:rsidR="00000000" w:rsidRPr="00000000">
        <w:rPr>
          <w:rtl w:val="0"/>
        </w:rPr>
        <w:t>Session 2 output</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 test-ready prototype, paper rehearsal, four-input mini-test evidence, one change decision, and a completed CORE 3 handover.</w:t>
      </w:r>
    </w:p>
    <w:tbl>
      <w:tblPr>
        <w:tblStyle w:val="Table27"/>
        <w:tblW w:w="9360.0" w:type="dxa"/>
        <w:jc w:val="center"/>
        <w:tblLayout w:type="fixed"/>
        <w:tblLook w:val="0400"/>
      </w:tblPr>
      <w:tblGrid>
        <w:gridCol w:w="9360"/>
        <w:tblGridChange w:id="0">
          <w:tblGrid>
            <w:gridCol w:w="9360"/>
          </w:tblGrid>
        </w:tblGridChange>
      </w:tblGrid>
      <w:tr>
        <w:trPr>
          <w:cantSplit w:val="1"/>
          <w:tblHeader w:val="0"/>
        </w:trPr>
        <w:tc>
          <w:tcPr>
            <w:tcBorders>
              <w:top w:color="1a7a4a" w:space="0" w:sz="6" w:val="single"/>
              <w:left w:color="1a7a4a" w:space="0" w:sz="6" w:val="single"/>
              <w:bottom w:color="1a7a4a" w:space="0" w:sz="6" w:val="single"/>
              <w:right w:color="1a7a4a" w:space="0" w:sz="6" w:val="single"/>
            </w:tcBorders>
            <w:shd w:fill="d6efe2" w:val="clear"/>
            <w:tcMar>
              <w:top w:w="100.0" w:type="dxa"/>
              <w:left w:w="140.0" w:type="dxa"/>
              <w:bottom w:w="100.0" w:type="dxa"/>
              <w:right w:w="140.0" w:type="dxa"/>
            </w:tcMar>
          </w:tcPr>
          <w:p w:rsidR="00000000" w:rsidDel="00000000" w:rsidP="00000000" w:rsidRDefault="00000000" w:rsidRPr="00000000" w14:paraId="0000019C">
            <w:pPr>
              <w:spacing w:after="100" w:lineRule="auto"/>
              <w:rPr/>
            </w:pPr>
            <w:r w:rsidDel="00000000" w:rsidR="00000000" w:rsidRPr="00000000">
              <w:rPr>
                <w:b w:val="1"/>
                <w:bCs w:val="1"/>
                <w:color w:val="1a7a4a"/>
                <w:rtl w:val="0"/>
              </w:rPr>
              <w:t>🎨 Creativity Opportunity</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Students can design the chatbot for a specific safe user, such as a younger student, a school visitor, a museum visitor, or a new student at school. This helps them think beyond “what does the chatbot say?” and consider “who is this chatbot helping?”</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·Students can choose or adapt their own safe chatbot topic. The examples provided in the materials are models, not mandatory topics.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Students can shape the chatbot’s tone and personality. For example, the chatbot may sound friendly, calm, playful, formal, or instructional, as long as the responses remain clear, respectful, and useful.</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Students can make the chatbot more helpful without making it bigger. They can improve the introduction, make one response clearer, add a better fallback response, or guide the user towards the right kind of question.</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Students can turn limitations into useful guidance. Instead of only saying “I don’t know”, the chatbot can explain what it can help with, what it cannot answer, and when the user should ask a teacher, trusted adult, or reliable source.</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Students can express the same chatbot logic through different prototype formats: Scratch, school-approved GenAI setup, or paper-based flow. The creative challenge is not the tool itself, but how clearly the chatbot behaviour is designed.</w:t>
            </w:r>
            <w:r w:rsidDel="00000000" w:rsidR="00000000" w:rsidRPr="00000000">
              <w:rPr>
                <w:rtl w:val="0"/>
              </w:rPr>
            </w:r>
          </w:p>
        </w:tc>
      </w:tr>
      <w:tr>
        <w:trPr>
          <w:cantSplit w:val="1"/>
          <w:tblHeader w:val="0"/>
        </w:trPr>
        <w:tc>
          <w:tcPr>
            <w:tcBorders>
              <w:top w:color="c05a00" w:space="0" w:sz="6" w:val="single"/>
              <w:left w:color="c05a00" w:space="0" w:sz="6" w:val="single"/>
              <w:bottom w:color="c05a00" w:space="0" w:sz="6" w:val="single"/>
              <w:right w:color="c05a00" w:space="0" w:sz="6" w:val="single"/>
            </w:tcBorders>
            <w:shd w:fill="fdebd0" w:val="clear"/>
            <w:tcMar>
              <w:top w:w="100.0" w:type="dxa"/>
              <w:left w:w="140.0" w:type="dxa"/>
              <w:bottom w:w="100.0" w:type="dxa"/>
              <w:right w:w="140.0" w:type="dxa"/>
            </w:tcMar>
          </w:tcPr>
          <w:p w:rsidR="00000000" w:rsidDel="00000000" w:rsidP="00000000" w:rsidRDefault="00000000" w:rsidRPr="00000000" w14:paraId="000001A3">
            <w:pPr>
              <w:spacing w:after="100" w:lineRule="auto"/>
              <w:rPr/>
            </w:pPr>
            <w:r w:rsidDel="00000000" w:rsidR="00000000" w:rsidRPr="00000000">
              <w:rPr>
                <w:b w:val="1"/>
                <w:bCs w:val="1"/>
                <w:color w:val="c05a00"/>
                <w:rtl w:val="0"/>
              </w:rPr>
              <w:t>🔍 Critical Thinking Opportunities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Is the chatbot’s purpose clear enough, or is it trying to do too much?</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Do the user questions match the target user and the chatbot’s purpose?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Do the response categories make sense? Can the chatbot reasonably group different user inputs into these categories?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Are the responses clear, useful, respectful, and specific enough for the user?</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What happens when the chatbot does not understand? Does the fallback response help the user recover, or does it leave them confused?</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What should the chatbot not answer? Are there questions that are outside its scope, too sensitive, or better answered by a teacher, trusted adult, or reliable source?</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Where does the CORE 1 principle appear in the chatbot design? Can students point to an exact response, rule, fallback message, limitation message, Scratch branch, paper card, or GenAI setup instruction?</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Could any response be unclear, unfair, misleading, or based on an unsupported assumption?</w:t>
            </w:r>
            <w:r w:rsidDel="00000000" w:rsidR="00000000" w:rsidRPr="00000000">
              <w:rPr>
                <w:rtl w:val="0"/>
              </w:rPr>
            </w:r>
          </w:p>
        </w:tc>
      </w:tr>
    </w:tbl>
    <w:p w:rsidR="00000000" w:rsidDel="00000000" w:rsidP="00000000" w:rsidRDefault="00000000" w:rsidRPr="00000000" w14:paraId="000001AC">
      <w:pPr>
        <w:pStyle w:val="Heading4"/>
        <w:rPr/>
      </w:pPr>
      <w:r w:rsidDel="00000000" w:rsidR="00000000" w:rsidRPr="00000000">
        <w:rPr>
          <w:rtl w:val="0"/>
        </w:rPr>
        <w:t>Suggested GenAI Prompts for Students</w:t>
      </w:r>
    </w:p>
    <w:tbl>
      <w:tblPr>
        <w:tblStyle w:val="Table28"/>
        <w:tblW w:w="9360.0" w:type="dxa"/>
        <w:jc w:val="center"/>
        <w:tblLayout w:type="fixed"/>
        <w:tblLook w:val="0400"/>
      </w:tblPr>
      <w:tblGrid>
        <w:gridCol w:w="9360"/>
        <w:tblGridChange w:id="0">
          <w:tblGrid>
            <w:gridCol w:w="9360"/>
          </w:tblGrid>
        </w:tblGridChange>
      </w:tblGrid>
      <w:tr>
        <w:trPr>
          <w:cantSplit w:val="1"/>
          <w:tblHeader w:val="0"/>
        </w:trPr>
        <w:tc>
          <w:tcPr>
            <w:tcBorders>
              <w:top w:color="9fbad2" w:space="0" w:sz="6" w:val="single"/>
              <w:left w:color="9fbad2" w:space="0" w:sz="6" w:val="single"/>
              <w:bottom w:color="9fbad2" w:space="0" w:sz="6" w:val="single"/>
              <w:right w:color="9fbad2" w:space="0" w:sz="6" w:val="single"/>
            </w:tcBorders>
            <w:shd w:fill="eaf2f8" w:val="clear"/>
            <w:tcMar>
              <w:top w:w="90.0" w:type="dxa"/>
              <w:left w:w="140.0" w:type="dxa"/>
              <w:bottom w:w="90.0" w:type="dxa"/>
              <w:right w:w="140.0" w:type="dxa"/>
            </w:tcMar>
          </w:tcPr>
          <w:p w:rsidR="00000000" w:rsidDel="00000000" w:rsidP="00000000" w:rsidRDefault="00000000" w:rsidRPr="00000000" w14:paraId="000001AD">
            <w:pPr>
              <w:rPr/>
            </w:pPr>
            <w:r w:rsidDel="00000000" w:rsidR="00000000" w:rsidRPr="00000000">
              <w:rPr>
                <w:rtl w:val="0"/>
              </w:rPr>
              <w:t>Where GenAI use is available and school-approved, students may use it as a design coach only after completing their own first draft.</w:t>
            </w:r>
          </w:p>
          <w:p w:rsidR="00000000" w:rsidDel="00000000" w:rsidP="00000000" w:rsidRDefault="00000000" w:rsidRPr="00000000" w14:paraId="000001AE">
            <w:pPr>
              <w:rPr/>
            </w:pPr>
            <w:r w:rsidDel="00000000" w:rsidR="00000000" w:rsidRPr="00000000">
              <w:rPr>
                <w:rtl w:val="0"/>
              </w:rPr>
              <w:t>Two uses of GenAI: the optional design coach comments on student work in Session 1; the preliminary Option B environment enacts and tests logic already designed in Session 2. Teachers do not need to use both.</w:t>
            </w:r>
          </w:p>
        </w:tc>
      </w:tr>
    </w:tbl>
    <w:p w:rsidR="00000000" w:rsidDel="00000000" w:rsidP="00000000" w:rsidRDefault="00000000" w:rsidRPr="00000000" w14:paraId="000001AF">
      <w:pPr>
        <w:rPr/>
      </w:pPr>
      <w:r w:rsidDel="00000000" w:rsidR="00000000" w:rsidRPr="00000000">
        <w:rPr>
          <w:rtl w:val="0"/>
        </w:rPr>
        <w:t>Students choose one prompt only after completing their own first draft. Use GenAI design coach prompts — GenAI design coach prompts. The final design decision remains the students’ own.</w:t>
      </w:r>
    </w:p>
    <w:tbl>
      <w:tblPr>
        <w:tblStyle w:val="Table2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B0">
            <w:pPr>
              <w:spacing w:after="0" w:line="240" w:lineRule="auto"/>
              <w:rPr/>
            </w:pPr>
            <w:r w:rsidDel="00000000" w:rsidR="00000000" w:rsidRPr="00000000">
              <w:rPr>
                <w:b w:val="1"/>
                <w:bCs w:val="1"/>
                <w:color w:val="ffffff"/>
                <w:sz w:val="18"/>
                <w:szCs w:val="18"/>
                <w:rtl w:val="0"/>
              </w:rPr>
              <w:t>If students need to...</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B1">
            <w:pPr>
              <w:spacing w:after="0" w:line="240" w:lineRule="auto"/>
              <w:rPr/>
            </w:pPr>
            <w:r w:rsidDel="00000000" w:rsidR="00000000" w:rsidRPr="00000000">
              <w:rPr>
                <w:b w:val="1"/>
                <w:bCs w:val="1"/>
                <w:color w:val="ffffff"/>
                <w:sz w:val="18"/>
                <w:szCs w:val="18"/>
                <w:rtl w:val="0"/>
              </w:rPr>
              <w:t>They choose...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2">
            <w:pPr>
              <w:spacing w:after="0" w:line="240" w:lineRule="auto"/>
              <w:rPr/>
            </w:pPr>
            <w:r w:rsidDel="00000000" w:rsidR="00000000" w:rsidRPr="00000000">
              <w:rPr>
                <w:sz w:val="18"/>
                <w:szCs w:val="18"/>
                <w:rtl w:val="0"/>
              </w:rPr>
              <w:t>check whether their chatbot purpose is clear enough</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3">
            <w:pPr>
              <w:spacing w:after="0" w:line="240" w:lineRule="auto"/>
              <w:rPr/>
            </w:pPr>
            <w:r w:rsidDel="00000000" w:rsidR="00000000" w:rsidRPr="00000000">
              <w:rPr>
                <w:sz w:val="18"/>
                <w:szCs w:val="18"/>
                <w:rtl w:val="0"/>
              </w:rPr>
              <w:t>Prompt 1 — Review our chatbot purpose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4">
            <w:pPr>
              <w:spacing w:after="0" w:line="240" w:lineRule="auto"/>
              <w:rPr/>
            </w:pPr>
            <w:r w:rsidDel="00000000" w:rsidR="00000000" w:rsidRPr="00000000">
              <w:rPr>
                <w:sz w:val="18"/>
                <w:szCs w:val="18"/>
                <w:rtl w:val="0"/>
              </w:rPr>
              <w:t>improve their user questions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5">
            <w:pPr>
              <w:spacing w:after="0" w:line="240" w:lineRule="auto"/>
              <w:rPr/>
            </w:pPr>
            <w:r w:rsidDel="00000000" w:rsidR="00000000" w:rsidRPr="00000000">
              <w:rPr>
                <w:sz w:val="18"/>
                <w:szCs w:val="18"/>
                <w:rtl w:val="0"/>
              </w:rPr>
              <w:t>Prompt 2 — Check our likely user questions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6">
            <w:pPr>
              <w:spacing w:after="0" w:line="240" w:lineRule="auto"/>
              <w:rPr/>
            </w:pPr>
            <w:r w:rsidDel="00000000" w:rsidR="00000000" w:rsidRPr="00000000">
              <w:rPr>
                <w:sz w:val="18"/>
                <w:szCs w:val="18"/>
                <w:rtl w:val="0"/>
              </w:rPr>
              <w:t>improve response categories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7">
            <w:pPr>
              <w:spacing w:after="0" w:line="240" w:lineRule="auto"/>
              <w:rPr/>
            </w:pPr>
            <w:r w:rsidDel="00000000" w:rsidR="00000000" w:rsidRPr="00000000">
              <w:rPr>
                <w:sz w:val="18"/>
                <w:szCs w:val="18"/>
                <w:rtl w:val="0"/>
              </w:rPr>
              <w:t>Prompt 3 — Review our chatbot categories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8">
            <w:pPr>
              <w:spacing w:after="0" w:line="240" w:lineRule="auto"/>
              <w:rPr/>
            </w:pPr>
            <w:r w:rsidDel="00000000" w:rsidR="00000000" w:rsidRPr="00000000">
              <w:rPr>
                <w:sz w:val="18"/>
                <w:szCs w:val="18"/>
                <w:rtl w:val="0"/>
              </w:rPr>
              <w:t>improve clarity and usefulness of responses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9">
            <w:pPr>
              <w:spacing w:after="0" w:lineRule="auto"/>
              <w:rPr/>
            </w:pPr>
            <w:r w:rsidDel="00000000" w:rsidR="00000000" w:rsidRPr="00000000">
              <w:rPr>
                <w:sz w:val="18"/>
                <w:szCs w:val="18"/>
                <w:rtl w:val="0"/>
              </w:rPr>
              <w:t>Prompt 4 — Improve our chatbot responses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A">
            <w:pPr>
              <w:spacing w:after="0" w:line="240" w:lineRule="auto"/>
              <w:rPr/>
            </w:pPr>
            <w:r w:rsidDel="00000000" w:rsidR="00000000" w:rsidRPr="00000000">
              <w:rPr>
                <w:sz w:val="18"/>
                <w:szCs w:val="18"/>
                <w:rtl w:val="0"/>
              </w:rPr>
              <w:t>check fallback and limitation messages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B">
            <w:pPr>
              <w:spacing w:after="0" w:line="240" w:lineRule="auto"/>
              <w:rPr/>
            </w:pPr>
            <w:r w:rsidDel="00000000" w:rsidR="00000000" w:rsidRPr="00000000">
              <w:rPr>
                <w:sz w:val="18"/>
                <w:szCs w:val="18"/>
                <w:rtl w:val="0"/>
              </w:rPr>
              <w:t>Prompt 5 — Review our fallback and limits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C">
            <w:pPr>
              <w:spacing w:after="0" w:line="240" w:lineRule="auto"/>
              <w:rPr/>
            </w:pPr>
            <w:r w:rsidDel="00000000" w:rsidR="00000000" w:rsidRPr="00000000">
              <w:rPr>
                <w:sz w:val="18"/>
                <w:szCs w:val="18"/>
                <w:rtl w:val="0"/>
              </w:rPr>
              <w:t>connect the chatbot design back to CORE 1</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D">
            <w:pPr>
              <w:spacing w:after="0" w:line="240" w:lineRule="auto"/>
              <w:rPr/>
            </w:pPr>
            <w:r w:rsidDel="00000000" w:rsidR="00000000" w:rsidRPr="00000000">
              <w:rPr>
                <w:sz w:val="18"/>
                <w:szCs w:val="18"/>
                <w:rtl w:val="0"/>
              </w:rPr>
              <w:t>Prompt 6 — Check our CORE 1 design requirement</w:t>
            </w:r>
            <w:r w:rsidDel="00000000" w:rsidR="00000000" w:rsidRPr="00000000">
              <w:rPr>
                <w:rtl w:val="0"/>
              </w:rPr>
            </w:r>
          </w:p>
        </w:tc>
      </w:tr>
    </w:tbl>
    <w:p w:rsidR="00000000" w:rsidDel="00000000" w:rsidP="00000000" w:rsidRDefault="00000000" w:rsidRPr="00000000" w14:paraId="000001BE">
      <w:pPr>
        <w:pStyle w:val="Heading3"/>
        <w:numPr>
          <w:ilvl w:val="1"/>
          <w:numId w:val="2"/>
        </w:numPr>
        <w:ind w:left="1440" w:hanging="720"/>
        <w:rPr/>
      </w:pPr>
      <w:r w:rsidDel="00000000" w:rsidR="00000000" w:rsidRPr="00000000">
        <w:rPr>
          <w:rtl w:val="0"/>
        </w:rPr>
        <w:t>Preparing the data set</w:t>
      </w:r>
    </w:p>
    <w:tbl>
      <w:tblPr>
        <w:tblStyle w:val="Table30"/>
        <w:tblW w:w="9360.0" w:type="dxa"/>
        <w:jc w:val="center"/>
        <w:tblLayout w:type="fixed"/>
        <w:tblLook w:val="0400"/>
      </w:tblPr>
      <w:tblGrid>
        <w:gridCol w:w="9360"/>
        <w:tblGridChange w:id="0">
          <w:tblGrid>
            <w:gridCol w:w="9360"/>
          </w:tblGrid>
        </w:tblGridChange>
      </w:tblGrid>
      <w:tr>
        <w:trPr>
          <w:cantSplit w:val="1"/>
          <w:tblHeader w:val="0"/>
        </w:trPr>
        <w:tc>
          <w:tcPr>
            <w:tcBorders>
              <w:top w:color="1f5c99" w:space="0" w:sz="6" w:val="single"/>
              <w:left w:color="1f5c99" w:space="0" w:sz="6" w:val="single"/>
              <w:bottom w:color="1f5c99" w:space="0" w:sz="6" w:val="single"/>
              <w:right w:color="1f5c99" w:space="0" w:sz="6" w:val="single"/>
            </w:tcBorders>
            <w:shd w:fill="eff6fb" w:val="clear"/>
            <w:tcMar>
              <w:top w:w="100.0" w:type="dxa"/>
              <w:left w:w="140.0" w:type="dxa"/>
              <w:bottom w:w="100.0" w:type="dxa"/>
              <w:right w:w="140.0" w:type="dxa"/>
            </w:tcMar>
          </w:tcPr>
          <w:p w:rsidR="00000000" w:rsidDel="00000000" w:rsidP="00000000" w:rsidRDefault="00000000" w:rsidRPr="00000000" w14:paraId="000001BF">
            <w:pPr>
              <w:spacing w:after="100" w:lineRule="auto"/>
              <w:rPr/>
            </w:pPr>
            <w:r w:rsidDel="00000000" w:rsidR="00000000" w:rsidRPr="00000000">
              <w:rPr>
                <w:rtl w:val="0"/>
              </w:rPr>
              <w:t>CORE 2 does not require a separate dataset. Each chatbot uses a small, teacher-approved content set: what it can answer, what it cannot answer, and the three planned responses. Keep topics narrow, school-appropriate, and free of personal or sensitive information. When more control is needed, provide ready-made topics and sample information.</w:t>
            </w:r>
          </w:p>
        </w:tc>
      </w:tr>
      <w:tr>
        <w:trPr>
          <w:cantSplit w:val="1"/>
          <w:tblHeader w:val="0"/>
        </w:trPr>
        <w:tc>
          <w:tcPr>
            <w:tcBorders>
              <w:top w:color="1f5c99" w:space="0" w:sz="6" w:val="single"/>
              <w:left w:color="1f5c99" w:space="0" w:sz="6" w:val="single"/>
              <w:bottom w:color="1f5c99" w:space="0" w:sz="6" w:val="single"/>
              <w:right w:color="1f5c99" w:space="0" w:sz="6" w:val="single"/>
            </w:tcBorders>
            <w:shd w:fill="f2f2f2" w:val="clear"/>
            <w:tcMar>
              <w:top w:w="100.0" w:type="dxa"/>
              <w:left w:w="140.0" w:type="dxa"/>
              <w:bottom w:w="100.0" w:type="dxa"/>
              <w:right w:w="140.0" w:type="dxa"/>
            </w:tcMar>
          </w:tcPr>
          <w:p w:rsidR="00000000" w:rsidDel="00000000" w:rsidP="00000000" w:rsidRDefault="00000000" w:rsidRPr="00000000" w14:paraId="000001C0">
            <w:pPr>
              <w:spacing w:after="100" w:lineRule="auto"/>
              <w:rPr/>
            </w:pPr>
            <w:r w:rsidDel="00000000" w:rsidR="00000000" w:rsidRPr="00000000">
              <w:rPr>
                <w:b w:val="1"/>
                <w:bCs w:val="1"/>
                <w:color w:val="1f5c99"/>
                <w:rtl w:val="0"/>
              </w:rPr>
              <w:t>📌 Teacher Note(s)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Treat CORE 2 as a Chatbot Design Studio. The learning focus is the chatbot logic and the visible CORE 1 design principle, not the tool.</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Use the rule open topic, locked structure. Keep the scope small: four questions, three categories, fallback, and limitation/safety response.</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Protect the sequence: design, paper rehearsal, build, mini-test, change decision, and CORE 3 handover.</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Option A — Scratch is fully supported. Options B and C are Work in Progress and show only the intended basic logic.</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Use GenAI only where approved and only after students draft their own logic. Do not enter personal or sensitive information.</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In Scratch, prioritise working logic over decoration, animation, extra branches, or sounds.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If time is tight, protect the CORE 1 feature, fallback, limitation/safety response, mini-test evidence, and handover.</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Distribute responsibility for logic, building, testing, and evidence so that one student does not control all decisions.</w:t>
            </w:r>
          </w:p>
        </w:tc>
      </w:tr>
    </w:tbl>
    <w:p w:rsidR="00000000" w:rsidDel="00000000" w:rsidP="00000000" w:rsidRDefault="00000000" w:rsidRPr="00000000" w14:paraId="000001C9">
      <w:pPr>
        <w:rPr/>
      </w:pPr>
      <w:r w:rsidDel="00000000" w:rsidR="00000000" w:rsidRPr="00000000">
        <w:rPr>
          <w:rtl w:val="0"/>
        </w:rPr>
      </w:r>
    </w:p>
    <w:sectPr>
      <w:headerReference r:id="rId9" w:type="default"/>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apapa40u" w:id="4" w:date="2026-07-01T10:24:55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Μήπως να δώσουμε και κάποιο αρχείο με half-baked λύση του κώδικα του scratch;</w:t>
      </w:r>
    </w:p>
  </w:comment>
  <w:comment w:author="Yiannis Berdousis" w:id="5" w:date="2026-07-02T22:15:41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Συμφωνώ υπάρχει ήδη το topic-neutral Scratch starter, το οποίο μπορεί να λειτουργήσει ως μερικώς συμπληρωμένη λύση ώστε οι μαθητές να μη χρειάζεται να ξεκινήσουν από κενό έργο</w:t>
      </w:r>
    </w:p>
  </w:comment>
  <w:comment w:author="chrisapapa40u" w:id="0" w:date="2026-07-01T08:00:59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Επειδή το behaviour μου ακούγεται "βαρύγδουπο" και ενδεχομένως να μπερδεύει ως προς το τι θα δημιουργηθεί, αναρωτιέμαι μήπως (βάσει και της περιγραφής που βλέπω παρακάτω), θα μπορούσαμε να το πούμε απλά a primitive chatbot.</w:t>
      </w:r>
    </w:p>
  </w:comment>
  <w:comment w:author="Yiannis Berdousis" w:id="1" w:date="2026-07-02T22:10:27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Συμφωνώ ότι το “designing chatbot behaviour” μπορεί να ακούγεται κάπως αφηρημένο. Δεν μου αρέσει πολύ το “primitive chatbot”, γιατί μπορεί να δίνει την εντύπωση μιας πρόχειρης ή "ανεπαρκούς" κατασκευής. Ίσως να το κάνουμε πιο συγκεκριμένο, λέγοντας ότι οι μαθητές σχεδιάζουν πώς θα ανταποκρίνεται ένα απλό chatbot.</w:t>
      </w:r>
    </w:p>
  </w:comment>
  <w:comment w:author="chrisapapa40u" w:id="2" w:date="2026-07-01T08:05:16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Αν το καταλαβαίνω σωστά, θα κάνουν μια ροή διαλόγου στο χαρτί. Αν ναι, μήπως να το βάζαμε σε μια παρένθεση για να είναι πιο ξεκάθαρο; (create/design a dialogue flow)</w:t>
      </w:r>
    </w:p>
  </w:comment>
  <w:comment w:author="Yiannis Berdousis" w:id="3" w:date="2026-07-02T22:13:41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Ναι, ουσιαστικά κάνουν μια σύντομη πρόβα της σχεδιαστικής ροής στο χαρτί. Ελέγχουν βασικά τη δομή που έχουν ήδη σχεδιάσει, άρα το αποσαφηνίζουμε σε μια προγραμματισμένη ροή ερώτησης–κατηγορίας–απάντησης.</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E" w15:done="0"/>
  <w15:commentEx w15:paraId="000001CF" w15:paraIdParent="000001CE" w15:done="0"/>
  <w15:commentEx w15:paraId="000001D0" w15:done="0"/>
  <w15:commentEx w15:paraId="000001D1" w15:paraIdParent="000001D0" w15:done="0"/>
  <w15:commentEx w15:paraId="000001D2" w15:done="0"/>
  <w15:commentEx w15:paraId="000001D3" w15:paraIdParent="000001D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drawing>
        <wp:inline distB="114300" distT="114300" distL="114300" distR="114300">
          <wp:extent cx="2395538" cy="257874"/>
          <wp:effectExtent b="0" l="0" r="0" t="0"/>
          <wp:docPr id="1" name="image1.png"/>
          <a:graphic>
            <a:graphicData uri="http://schemas.openxmlformats.org/drawingml/2006/picture">
              <pic:pic>
                <pic:nvPicPr>
                  <pic:cNvPr id="0" name="image1.png"/>
                  <pic:cNvPicPr preferRelativeResize="0"/>
                </pic:nvPicPr>
                <pic:blipFill>
                  <a:blip r:embed="rId1"/>
                  <a:srcRect b="32113" l="7143" r="-7143" t="31556"/>
                  <a:stretch>
                    <a:fillRect/>
                  </a:stretch>
                </pic:blipFill>
                <pic:spPr>
                  <a:xfrm>
                    <a:off x="0" y="0"/>
                    <a:ext cx="2395538" cy="25787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hd w:fill="e6e6e6" w:val="clear"/>
      <w:spacing w:after="80" w:before="160" w:line="240" w:lineRule="auto"/>
      <w:ind w:left="1440" w:hanging="720"/>
      <w:jc w:val="both"/>
    </w:pPr>
    <w:rPr>
      <w:rFonts w:ascii="Calibri" w:cs="Calibri" w:eastAsia="Calibri" w:hAnsi="Calibri"/>
      <w:smallCaps w:val="1"/>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76" w:lineRule="auto"/>
    </w:pPr>
    <w:rPr>
      <w:rFonts w:ascii="Arial" w:cs="Arial" w:eastAsia="Arial" w:hAnsi="Arial"/>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mjphbR2cYo9iEczGojreqKqnw==">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