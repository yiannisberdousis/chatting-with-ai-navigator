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12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Step by step guidelines for the modular/short pathway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1"/>
          <w:trHeight w:val="810" w:hRule="atLeast"/>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180.0" w:type="dxa"/>
              <w:bottom w:w="120.0" w:type="dxa"/>
              <w:right w:w="180.0" w:type="dxa"/>
            </w:tcMar>
          </w:tcPr>
          <w:p w:rsidR="00000000" w:rsidDel="00000000" w:rsidP="00000000" w:rsidRDefault="00000000" w:rsidRPr="00000000" w14:paraId="00000002">
            <w:pPr>
              <w:pStyle w:val="Heading2"/>
              <w:rPr>
                <w:rFonts w:ascii="IBM Plex Sans" w:cs="IBM Plex Sans" w:eastAsia="IBM Plex Sans" w:hAnsi="IBM Plex Sans"/>
                <w:color w:val="e6f1fb"/>
              </w:rPr>
            </w:pPr>
            <w:bookmarkStart w:colFirst="0" w:colLast="0" w:name="_heading=h.d04vvpm5mpm7" w:id="0"/>
            <w:bookmarkEnd w:id="0"/>
            <w:r w:rsidDel="00000000" w:rsidR="00000000" w:rsidRPr="00000000">
              <w:rPr>
                <w:rFonts w:ascii="IBM Plex Sans" w:cs="IBM Plex Sans" w:eastAsia="IBM Plex Sans" w:hAnsi="IBM Plex Sans"/>
                <w:color w:val="e6f1fb"/>
                <w:rtl w:val="0"/>
              </w:rPr>
              <w:t xml:space="preserve">CORE 2: Creating a Simple Chatbot</w:t>
            </w:r>
          </w:p>
          <w:p w:rsidR="00000000" w:rsidDel="00000000" w:rsidP="00000000" w:rsidRDefault="00000000" w:rsidRPr="00000000" w14:paraId="00000003">
            <w:pPr>
              <w:rPr>
                <w:rFonts w:ascii="IBM Plex Sans" w:cs="IBM Plex Sans" w:eastAsia="IBM Plex Sans" w:hAnsi="IBM Plex Sans"/>
                <w:color w:val="dddddd"/>
                <w:sz w:val="21"/>
                <w:szCs w:val="21"/>
              </w:rPr>
            </w:pPr>
            <w:r w:rsidDel="00000000" w:rsidR="00000000" w:rsidRPr="00000000">
              <w:rPr>
                <w:rFonts w:ascii="IBM Plex Sans" w:cs="IBM Plex Sans" w:eastAsia="IBM Plex Sans" w:hAnsi="IBM Plex Sans"/>
                <w:color w:val="dddddd"/>
                <w:sz w:val="21"/>
                <w:szCs w:val="21"/>
                <w:rtl w:val="0"/>
              </w:rPr>
              <w:t xml:space="preserve">~90 min | Recommended format: 2 × 45 min | GenAI role(s): Design coach</w:t>
            </w:r>
          </w:p>
        </w:tc>
      </w:tr>
    </w:tbl>
    <w:p w:rsidR="00000000" w:rsidDel="00000000" w:rsidP="00000000" w:rsidRDefault="00000000" w:rsidRPr="00000000" w14:paraId="00000004">
      <w:pPr>
        <w:pStyle w:val="Heading3"/>
        <w:numPr>
          <w:ilvl w:val="1"/>
          <w:numId w:val="2"/>
        </w:numPr>
        <w:ind w:left="1440" w:hanging="720"/>
        <w:rPr/>
      </w:pPr>
      <w:r w:rsidDel="00000000" w:rsidR="00000000" w:rsidRPr="00000000">
        <w:rPr>
          <w:rtl w:val="0"/>
        </w:rPr>
        <w:t xml:space="preserve">Overview</w:t>
      </w:r>
    </w:p>
    <w:p w:rsidR="00000000" w:rsidDel="00000000" w:rsidP="00000000" w:rsidRDefault="00000000" w:rsidRPr="00000000" w14:paraId="00000005">
      <w:pPr>
        <w:rPr/>
      </w:pPr>
      <w:r w:rsidDel="00000000" w:rsidR="00000000" w:rsidRPr="00000000">
        <w:rPr>
          <w:rtl w:val="0"/>
        </w:rPr>
        <w:t xml:space="preserve">In this core part, students move from evaluating chatbot responses to designing </w:t>
      </w:r>
      <w:sdt>
        <w:sdtPr>
          <w:id w:val="65363024"/>
          <w:tag w:val="goog_rdk_0"/>
        </w:sdtPr>
        <w:sdtContent>
          <w:ins w:author="Yiannis Berdousis" w:id="0" w:date="2026-07-02T22:10:16Z"/>
          <w:sdt>
            <w:sdtPr>
              <w:id w:val="-297984610"/>
              <w:tag w:val="goog_rdk_1"/>
            </w:sdtPr>
            <w:sdtContent>
              <w:ins w:author="Yiannis Berdousis" w:id="0" w:date="2026-07-02T22:10:16Z">
                <w:r w:rsidDel="00000000" w:rsidR="00000000" w:rsidRPr="00000000">
                  <w:rPr>
                    <w:rtl w:val="0"/>
                    <w:rPrChange w:author="Yiannis Berdousis" w:id="1" w:date="2026-07-02T22:10:16Z">
                      <w:rPr/>
                    </w:rPrChange>
                  </w:rPr>
                  <w:t xml:space="preserve">how a simple chatbot should respond. </w:t>
                </w:r>
              </w:ins>
            </w:sdtContent>
          </w:sdt>
          <w:ins w:author="Yiannis Berdousis" w:id="0" w:date="2026-07-02T22:10:16Z"/>
        </w:sdtContent>
      </w:sdt>
      <w:sdt>
        <w:sdtPr>
          <w:id w:val="784422513"/>
          <w:tag w:val="goog_rdk_2"/>
        </w:sdtPr>
        <w:sdtContent>
          <w:del w:author="Yiannis Berdousis" w:id="0" w:date="2026-07-02T22:10:16Z"/>
          <w:sdt>
            <w:sdtPr>
              <w:id w:val="-310107080"/>
              <w:tag w:val="goog_rdk_3"/>
            </w:sdtPr>
            <w:sdtContent>
              <w:commentRangeStart w:id="0"/>
            </w:sdtContent>
          </w:sdt>
          <w:del w:author="Yiannis Berdousis" w:id="0" w:date="2026-07-02T22:10:16Z">
            <w:sdt>
              <w:sdtPr>
                <w:id w:val="-1007368683"/>
                <w:tag w:val="goog_rdk_4"/>
              </w:sdtPr>
              <w:sdtContent>
                <w:commentRangeStart w:id="1"/>
              </w:sdtContent>
            </w:sdt>
            <w:sdt>
              <w:sdtPr>
                <w:id w:val="1253010105"/>
                <w:tag w:val="goog_rdk_5"/>
              </w:sdtPr>
              <w:sdtContent>
                <w:r w:rsidDel="00000000" w:rsidR="00000000" w:rsidRPr="00000000">
                  <w:rPr>
                    <w:rtl w:val="0"/>
                    <w:rPrChange w:author="Yiannis Berdousis" w:id="1" w:date="2026-07-02T22:10:16Z">
                      <w:rPr/>
                    </w:rPrChange>
                  </w:rPr>
                  <w:delText xml:space="preserve">chatbot behaviour</w:delText>
                </w:r>
              </w:sdtContent>
            </w:sdt>
            <w:commentRangeEnd w:id="0"/>
            <w:r w:rsidDel="00000000" w:rsidR="00000000" w:rsidRPr="00000000">
              <w:commentReference w:id="0"/>
            </w:r>
            <w:commentRangeEnd w:id="1"/>
            <w:r w:rsidDel="00000000" w:rsidR="00000000" w:rsidRPr="00000000">
              <w:commentReference w:id="1"/>
            </w:r>
            <w:sdt>
              <w:sdtPr>
                <w:id w:val="-118678354"/>
                <w:tag w:val="goog_rdk_6"/>
              </w:sdtPr>
              <w:sdtContent>
                <w:r w:rsidDel="00000000" w:rsidR="00000000" w:rsidRPr="00000000">
                  <w:rPr>
                    <w:rtl w:val="0"/>
                    <w:rPrChange w:author="Yiannis Berdousis" w:id="1" w:date="2026-07-02T22:10:16Z">
                      <w:rPr/>
                    </w:rPrChange>
                  </w:rPr>
                  <w:delText xml:space="preserve">.</w:delText>
                </w:r>
              </w:sdtContent>
            </w:sdt>
          </w:del>
        </w:sdtContent>
      </w:sdt>
      <w:r w:rsidDel="00000000" w:rsidR="00000000" w:rsidRPr="00000000">
        <w:rPr>
          <w:rtl w:val="0"/>
        </w:rPr>
        <w:t xml:space="preserve"> They use the “A good chatbot should...” principle from CORE 1 as a design requirement for their own simple chatbot prototype.</w:t>
      </w:r>
    </w:p>
    <w:p w:rsidR="00000000" w:rsidDel="00000000" w:rsidP="00000000" w:rsidRDefault="00000000" w:rsidRPr="00000000" w14:paraId="00000006">
      <w:pPr>
        <w:rPr/>
      </w:pPr>
      <w:r w:rsidDel="00000000" w:rsidR="00000000" w:rsidRPr="00000000">
        <w:rPr>
          <w:rtl w:val="0"/>
        </w:rPr>
        <w:t xml:space="preserve">CORE 2 should be understood as a small Chatbot Design Studio. Students are not expected to build a complex AI system or a finished chatbot product. Instead, they design and create a small, test-ready prototype that helps a specific user with a limited set of safe, school-appropriate questions.</w:t>
      </w:r>
    </w:p>
    <w:p w:rsidR="00000000" w:rsidDel="00000000" w:rsidP="00000000" w:rsidRDefault="00000000" w:rsidRPr="00000000" w14:paraId="00000007">
      <w:pPr>
        <w:rPr/>
      </w:pPr>
      <w:r w:rsidDel="00000000" w:rsidR="00000000" w:rsidRPr="00000000">
        <w:rPr>
          <w:rtl w:val="0"/>
        </w:rPr>
        <w:t xml:space="preserve">The key design principle is: open topic, locked structure. Students may choose or adapt a safe chatbot topic, but every chatbot must use the same core structure: purpose, target user, three response categories, three useful responses, fallback behaviour, a limitation/safety response, mini-test, and CORE 3 handover.</w:t>
      </w:r>
    </w:p>
    <w:p w:rsidR="00000000" w:rsidDel="00000000" w:rsidP="00000000" w:rsidRDefault="00000000" w:rsidRPr="00000000" w14:paraId="00000008">
      <w:pPr>
        <w:rPr/>
      </w:pPr>
      <w:sdt>
        <w:sdtPr>
          <w:id w:val="279773720"/>
          <w:tag w:val="goog_rdk_8"/>
        </w:sdtPr>
        <w:sdtContent>
          <w:ins w:author="Yiannis Berdousis" w:id="2" w:date="2026-07-02T22:13:26Z"/>
          <w:sdt>
            <w:sdtPr>
              <w:id w:val="706687083"/>
              <w:tag w:val="goog_rdk_9"/>
            </w:sdtPr>
            <w:sdtContent>
              <w:ins w:author="Yiannis Berdousis" w:id="2" w:date="2026-07-02T22:13:26Z">
                <w:r w:rsidDel="00000000" w:rsidR="00000000" w:rsidRPr="00000000">
                  <w:rPr>
                    <w:rtl w:val="0"/>
                    <w:rPrChange w:author="Yiannis Berdousis" w:id="3" w:date="2026-07-02T22:13:26Z">
                      <w:rPr/>
                    </w:rPrChange>
                  </w:rPr>
                  <w:t xml:space="preserve">Students first design the chatbot logic, briefly rehearse the planned question–category–response flow on paper, and then build or simulate the prototype. </w:t>
                </w:r>
              </w:ins>
            </w:sdtContent>
          </w:sdt>
          <w:ins w:author="Yiannis Berdousis" w:id="2" w:date="2026-07-02T22:13:26Z"/>
        </w:sdtContent>
      </w:sdt>
      <w:sdt>
        <w:sdtPr>
          <w:id w:val="1349882115"/>
          <w:tag w:val="goog_rdk_10"/>
        </w:sdtPr>
        <w:sdtContent>
          <w:del w:author="Yiannis Berdousis" w:id="2" w:date="2026-07-02T22:13:26Z"/>
          <w:sdt>
            <w:sdtPr>
              <w:id w:val="271840552"/>
              <w:tag w:val="goog_rdk_11"/>
            </w:sdtPr>
            <w:sdtContent>
              <w:del w:author="Yiannis Berdousis" w:id="2" w:date="2026-07-02T22:13:26Z">
                <w:r w:rsidDel="00000000" w:rsidR="00000000" w:rsidRPr="00000000">
                  <w:rPr>
                    <w:rtl w:val="0"/>
                    <w:rPrChange w:author="Yiannis Berdousis" w:id="3" w:date="2026-07-02T22:13:26Z">
                      <w:rPr/>
                    </w:rPrChange>
                  </w:rPr>
                  <w:delText xml:space="preserve">Students design first, briefly </w:delText>
                </w:r>
              </w:del>
            </w:sdtContent>
          </w:sdt>
          <w:del w:author="Yiannis Berdousis" w:id="2" w:date="2026-07-02T22:13:26Z">
            <w:sdt>
              <w:sdtPr>
                <w:id w:val="1242243700"/>
                <w:tag w:val="goog_rdk_12"/>
              </w:sdtPr>
              <w:sdtContent>
                <w:commentRangeStart w:id="2"/>
              </w:sdtContent>
            </w:sdt>
            <w:sdt>
              <w:sdtPr>
                <w:id w:val="-1833479880"/>
                <w:tag w:val="goog_rdk_13"/>
              </w:sdtPr>
              <w:sdtContent>
                <w:commentRangeStart w:id="3"/>
              </w:sdtContent>
            </w:sdt>
            <w:sdt>
              <w:sdtPr>
                <w:id w:val="-866995100"/>
                <w:tag w:val="goog_rdk_14"/>
              </w:sdtPr>
              <w:sdtContent>
                <w:r w:rsidDel="00000000" w:rsidR="00000000" w:rsidRPr="00000000">
                  <w:rPr>
                    <w:rtl w:val="0"/>
                    <w:rPrChange w:author="Yiannis Berdousis" w:id="3" w:date="2026-07-02T22:13:26Z">
                      <w:rPr/>
                    </w:rPrChange>
                  </w:rPr>
                  <w:delText xml:space="preserve">rehearse their chatbot logic on paper,</w:delText>
                </w:r>
              </w:sdtContent>
            </w:sdt>
            <w:commentRangeEnd w:id="2"/>
            <w:r w:rsidDel="00000000" w:rsidR="00000000" w:rsidRPr="00000000">
              <w:commentReference w:id="2"/>
            </w:r>
            <w:commentRangeEnd w:id="3"/>
            <w:r w:rsidDel="00000000" w:rsidR="00000000" w:rsidRPr="00000000">
              <w:commentReference w:id="3"/>
            </w:r>
            <w:sdt>
              <w:sdtPr>
                <w:id w:val="-336189273"/>
                <w:tag w:val="goog_rdk_15"/>
              </w:sdtPr>
              <w:sdtContent>
                <w:r w:rsidDel="00000000" w:rsidR="00000000" w:rsidRPr="00000000">
                  <w:rPr>
                    <w:rtl w:val="0"/>
                    <w:rPrChange w:author="Yiannis Berdousis" w:id="3" w:date="2026-07-02T22:13:26Z">
                      <w:rPr/>
                    </w:rPrChange>
                  </w:rPr>
                  <w:delText xml:space="preserve"> and then build or simulate the prototype</w:delText>
                </w:r>
              </w:sdtContent>
            </w:sdt>
          </w:del>
        </w:sdtContent>
      </w:sdt>
      <w:r w:rsidDel="00000000" w:rsidR="00000000" w:rsidRPr="00000000">
        <w:rPr>
          <w:rtl w:val="0"/>
        </w:rPr>
        <w:t xml:space="preserve">. Option A — Scratch is the fully supported pathway. Options B and C remain Work in Progress: the guide includes their basic pedagogical logic and minimum requirements, while the full implementation packs will follow later. The CORE 1 principle is a required build constraint, not an optional reflection.</w:t>
      </w:r>
    </w:p>
    <w:p w:rsidR="00000000" w:rsidDel="00000000" w:rsidP="00000000" w:rsidRDefault="00000000" w:rsidRPr="00000000" w14:paraId="00000009">
      <w:pPr>
        <w:rPr/>
      </w:pPr>
      <w:r w:rsidDel="00000000" w:rsidR="00000000" w:rsidRPr="00000000">
        <w:rPr>
          <w:rtl w:val="0"/>
        </w:rPr>
        <w:t xml:space="preserve">GenAI may be used as a design coach, where appropriate and school-approved. Students should first draft their own chatbot purpose, user questions, categories, responses, fallback response, and limitation/safety response. GenAI should support design thinking, controlled testing, and improvement; it should not replace student decision-making.</w:t>
      </w:r>
    </w:p>
    <w:p w:rsidR="00000000" w:rsidDel="00000000" w:rsidP="00000000" w:rsidRDefault="00000000" w:rsidRPr="00000000" w14:paraId="0000000A">
      <w:pPr>
        <w:rPr/>
      </w:pPr>
      <w:r w:rsidDel="00000000" w:rsidR="00000000" w:rsidRPr="00000000">
        <w:rPr>
          <w:rtl w:val="0"/>
        </w:rPr>
        <w:t xml:space="preserve">CORE 2 prepares directly for CORE 3. By the end of this module, each group should have a simple chatbot prototype and a short handover note so that another group can test it, identify strengths and limitations, and suggest improvements.</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4260"/>
        <w:tblGridChange w:id="0">
          <w:tblGrid>
            <w:gridCol w:w="5100"/>
            <w:gridCol w:w="4260"/>
          </w:tblGrid>
        </w:tblGridChange>
      </w:tblGrid>
      <w:tr>
        <w:trPr>
          <w:cantSplit w:val="1"/>
          <w:tblHeader w:val="0"/>
        </w:trPr>
        <w:tc>
          <w:tcPr>
            <w:gridSpan w:val="2"/>
            <w:shd w:fill="d9ead3" w:val="clear"/>
            <w:vAlign w:val="center"/>
          </w:tcPr>
          <w:p w:rsidR="00000000" w:rsidDel="00000000" w:rsidP="00000000" w:rsidRDefault="00000000" w:rsidRPr="00000000" w14:paraId="0000000B">
            <w:pPr>
              <w:rPr/>
            </w:pPr>
            <w:r w:rsidDel="00000000" w:rsidR="00000000" w:rsidRPr="00000000">
              <w:rPr>
                <w:rtl w:val="0"/>
              </w:rPr>
              <w:t xml:space="preserve">Online Scratch projects</w:t>
            </w:r>
          </w:p>
        </w:tc>
      </w:tr>
      <w:tr>
        <w:trPr>
          <w:cantSplit w:val="1"/>
          <w:tblHeader w:val="0"/>
        </w:trPr>
        <w:tc>
          <w:tcPr>
            <w:vAlign w:val="center"/>
          </w:tcPr>
          <w:p w:rsidR="00000000" w:rsidDel="00000000" w:rsidP="00000000" w:rsidRDefault="00000000" w:rsidRPr="00000000" w14:paraId="0000000D">
            <w:pPr>
              <w:rPr/>
            </w:pPr>
            <w:r w:rsidDel="00000000" w:rsidR="00000000" w:rsidRPr="00000000">
              <w:rPr>
                <w:rtl w:val="0"/>
              </w:rPr>
              <w:t xml:space="preserve">Topic-neutral starter</w:t>
            </w:r>
          </w:p>
        </w:tc>
        <w:tc>
          <w:tcPr>
            <w:vAlign w:val="center"/>
          </w:tcPr>
          <w:p w:rsidR="00000000" w:rsidDel="00000000" w:rsidP="00000000" w:rsidRDefault="00000000" w:rsidRPr="00000000" w14:paraId="0000000E">
            <w:pPr>
              <w:rPr/>
            </w:pPr>
            <w:r w:rsidDel="00000000" w:rsidR="00000000" w:rsidRPr="00000000">
              <w:rPr>
                <w:rtl w:val="0"/>
              </w:rPr>
              <w:t xml:space="preserve">https://scratch.mit.edu/projects/1332857046</w:t>
            </w:r>
          </w:p>
        </w:tc>
      </w:tr>
      <w:tr>
        <w:trPr>
          <w:cantSplit w:val="1"/>
          <w:tblHeader w:val="0"/>
        </w:trPr>
        <w:tc>
          <w:tcPr>
            <w:vAlign w:val="center"/>
          </w:tcPr>
          <w:p w:rsidR="00000000" w:rsidDel="00000000" w:rsidP="00000000" w:rsidRDefault="00000000" w:rsidRPr="00000000" w14:paraId="0000000F">
            <w:pPr>
              <w:rPr/>
            </w:pPr>
            <w:r w:rsidDel="00000000" w:rsidR="00000000" w:rsidRPr="00000000">
              <w:rPr>
                <w:rtl w:val="0"/>
              </w:rPr>
              <w:t xml:space="preserve">Completed Recycling Helper example</w:t>
            </w:r>
          </w:p>
        </w:tc>
        <w:tc>
          <w:tcPr>
            <w:vAlign w:val="center"/>
          </w:tcPr>
          <w:p w:rsidR="00000000" w:rsidDel="00000000" w:rsidP="00000000" w:rsidRDefault="00000000" w:rsidRPr="00000000" w14:paraId="00000010">
            <w:pPr>
              <w:rPr/>
            </w:pPr>
            <w:r w:rsidDel="00000000" w:rsidR="00000000" w:rsidRPr="00000000">
              <w:rPr>
                <w:rtl w:val="0"/>
              </w:rPr>
              <w:t xml:space="preserve">https://scratch.mit.edu/projects/1332860091</w:t>
            </w:r>
          </w:p>
        </w:tc>
      </w:tr>
    </w:tbl>
    <w:p w:rsidR="00000000" w:rsidDel="00000000" w:rsidP="00000000" w:rsidRDefault="00000000" w:rsidRPr="00000000" w14:paraId="00000011">
      <w:pPr>
        <w:pStyle w:val="Heading3"/>
        <w:numPr>
          <w:ilvl w:val="1"/>
          <w:numId w:val="2"/>
        </w:numPr>
        <w:ind w:left="1440" w:hanging="720"/>
        <w:rPr/>
      </w:pPr>
      <w:r w:rsidDel="00000000" w:rsidR="00000000" w:rsidRPr="00000000">
        <w:rPr>
          <w:rtl w:val="0"/>
        </w:rPr>
        <w:t xml:space="preserve">Expected Student Output</w:t>
      </w:r>
    </w:p>
    <w:p w:rsidR="00000000" w:rsidDel="00000000" w:rsidP="00000000" w:rsidRDefault="00000000" w:rsidRPr="00000000" w14:paraId="00000012">
      <w:pPr>
        <w:rPr/>
      </w:pPr>
      <w:r w:rsidDel="00000000" w:rsidR="00000000" w:rsidRPr="00000000">
        <w:rPr>
          <w:rtl w:val="0"/>
        </w:rPr>
        <w:t xml:space="preserve">By the end of this part, students should have produced or demonstrated: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one CORE 1 “A good chatbot should...” principle completed through a mandatory Principle Trace: design requirement, implemented feature, principle-specific test, and evidence;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 clear chatbot purpose statement, explaining what the chatbot is supposed to help with;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 specific target user, using a safe, fictional, or school-appropriate user profile;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at least four likely user questions connected to the chatbot’s purpose;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three response categories, choices, keywords, or intents, plus a fallback category;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at least three useful chatbot responses written in clear, respectful, and age-appropriate language;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one fallback response for unclear, unexpected, or unsupported input;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one limitation or safety response explaining what the chatbot cannot do or when the user should ask a human or check another source;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one short paper logic rehearsal before building, to check whether questions, categories, responses, fallback, and limits make sense;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one simple prototype created or simulated through Scratch, a school-approved GenAI chatbot setup, or structured paper-based chatbot logic;</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one four-input internal mini-test using two supported inputs or questions, one unclear input, and one outside-topic or sensitive input. One of these four inputs must be explicitly labelled as the CORE 1 principle test; add a fifth test only when none of the four can test the principle properly;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one evidence-based change decision after the mini-test: improve one feature, or keep it as designed and justify that decision from the evidence;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one CORE 3 handover note explaining what the chatbot is designed to do, which supported inputs or questions another group should try, which unclear and outside-scope inputs they should use, which CORE 1 principle was applied, and what evidence they should look for.</w:t>
      </w:r>
    </w:p>
    <w:p w:rsidR="00000000" w:rsidDel="00000000" w:rsidP="00000000" w:rsidRDefault="00000000" w:rsidRPr="00000000" w14:paraId="00000020">
      <w:pPr>
        <w:rPr/>
      </w:pPr>
      <w:r w:rsidDel="00000000" w:rsidR="00000000" w:rsidRPr="00000000">
        <w:rPr>
          <w:rtl w:val="0"/>
        </w:rPr>
        <w:t xml:space="preserve">Where GenAI design coaching or an Option B Prompt Capsule is used, students should also record what they accepted, adapted, or rejected from the GenAI suggestion or behaviour and why.</w:t>
      </w:r>
    </w:p>
    <w:p w:rsidR="00000000" w:rsidDel="00000000" w:rsidP="00000000" w:rsidRDefault="00000000" w:rsidRPr="00000000" w14:paraId="00000021">
      <w:pPr>
        <w:pStyle w:val="Heading4"/>
        <w:rPr/>
      </w:pPr>
      <w:r w:rsidDel="00000000" w:rsidR="00000000" w:rsidRPr="00000000">
        <w:rPr>
          <w:rtl w:val="0"/>
        </w:rPr>
        <w:t xml:space="preserve">Minimum expectation</w:t>
      </w:r>
    </w:p>
    <w:p w:rsidR="00000000" w:rsidDel="00000000" w:rsidP="00000000" w:rsidRDefault="00000000" w:rsidRPr="00000000" w14:paraId="00000022">
      <w:pPr>
        <w:rPr/>
      </w:pPr>
      <w:r w:rsidDel="00000000" w:rsidR="00000000" w:rsidRPr="00000000">
        <w:rPr>
          <w:rtl w:val="0"/>
        </w:rPr>
        <w:t xml:space="preserve">For the implementation, the minimum expected outcome is not a polished chatbot. It is a small, clear, test-ready prototype with:</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clear purpose;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specific user;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four likely questions;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three response categories plus fallback;</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three useful responses;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fallback response;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limitation or safety response;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completed CORE 1 Principle Trace showing the implemented feature, the labelled test input, and evidence;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short paper logic rehearsal;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four-input mini-test with one labelled CORE 1 principle test and recorded evidence;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evidence-based change decision: improve one feature, or justify keeping it as designed;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CORE 3 handover note.</w:t>
      </w:r>
    </w:p>
    <w:p w:rsidR="00000000" w:rsidDel="00000000" w:rsidP="00000000" w:rsidRDefault="00000000" w:rsidRPr="00000000" w14:paraId="0000002F">
      <w:pPr>
        <w:rPr/>
      </w:pPr>
      <w:r w:rsidDel="00000000" w:rsidR="00000000" w:rsidRPr="00000000">
        <w:rPr>
          <w:rtl w:val="0"/>
        </w:rPr>
        <w:t xml:space="preserve">A strong CORE 2 prototype is not the one with the most features. It is the one that another group can understand, test, and improve.</w:t>
      </w:r>
    </w:p>
    <w:p w:rsidR="00000000" w:rsidDel="00000000" w:rsidP="00000000" w:rsidRDefault="00000000" w:rsidRPr="00000000" w14:paraId="00000030">
      <w:pPr>
        <w:pStyle w:val="Heading3"/>
        <w:numPr>
          <w:ilvl w:val="1"/>
          <w:numId w:val="2"/>
        </w:numPr>
        <w:ind w:left="1440" w:hanging="720"/>
        <w:rPr/>
      </w:pPr>
      <w:r w:rsidDel="00000000" w:rsidR="00000000" w:rsidRPr="00000000">
        <w:rPr>
          <w:rtl w:val="0"/>
        </w:rPr>
        <w:t xml:space="preserve">Key Teaching Moves / Implementation steps</w:t>
      </w:r>
    </w:p>
    <w:p w:rsidR="00000000" w:rsidDel="00000000" w:rsidP="00000000" w:rsidRDefault="00000000" w:rsidRPr="00000000" w14:paraId="00000031">
      <w:pPr>
        <w:pStyle w:val="Heading5"/>
        <w:rPr/>
      </w:pPr>
      <w:r w:rsidDel="00000000" w:rsidR="00000000" w:rsidRPr="00000000">
        <w:rPr>
          <w:rtl w:val="0"/>
        </w:rPr>
        <w:t xml:space="preserve">Implementation notes</w:t>
      </w:r>
    </w:p>
    <w:p w:rsidR="00000000" w:rsidDel="00000000" w:rsidP="00000000" w:rsidRDefault="00000000" w:rsidRPr="00000000" w14:paraId="00000032">
      <w:pPr>
        <w:rPr/>
      </w:pPr>
      <w:r w:rsidDel="00000000" w:rsidR="00000000" w:rsidRPr="00000000">
        <w:rPr>
          <w:rtl w:val="0"/>
        </w:rPr>
        <w:t xml:space="preserve">CORE 2 uses one common design sequence for all students. All groups turn their CORE 1 principle into a design requirement, identify the exact feature where users will see it, plan a principle-specific test, define the chatbot’s purpose and user, organise questions and responses, rehearse the logic, build, test, record evidence, and prepare for CORE 3.</w:t>
      </w:r>
    </w:p>
    <w:p w:rsidR="00000000" w:rsidDel="00000000" w:rsidP="00000000" w:rsidRDefault="00000000" w:rsidRPr="00000000" w14:paraId="00000033">
      <w:pPr>
        <w:rPr/>
      </w:pPr>
      <w:r w:rsidDel="00000000" w:rsidR="00000000" w:rsidRPr="00000000">
        <w:rPr>
          <w:rtl w:val="0"/>
        </w:rPr>
        <w:t xml:space="preserve">CORE 2 uses a design-first development protocol: CORE 1 principle -&gt; design requirement -&gt; planned feature -&gt; paper logic rehearsal -&gt; build option -&gt; four-input mini-test with one input labelled as the principle test -&gt; evidence -&gt; change decision -&gt; CORE 3 handover. This sequence is mandatory and should be protected even if time is tight.</w:t>
      </w:r>
    </w:p>
    <w:p w:rsidR="00000000" w:rsidDel="00000000" w:rsidP="00000000" w:rsidRDefault="00000000" w:rsidRPr="00000000" w14:paraId="00000034">
      <w:pPr>
        <w:rPr/>
      </w:pPr>
      <w:r w:rsidDel="00000000" w:rsidR="00000000" w:rsidRPr="00000000">
        <w:rPr>
          <w:rtl w:val="0"/>
        </w:rPr>
        <w:t xml:space="preserve">In Scratch, the default implementation is topic-neutral and menu-based. Students use their own approved chatbot idea but follow a fixed structure with three categories, three responses, a fallback message, and a limitation/safety message. In the minimum Scratch starter, the fallback and limitation are two distinct messages in the same final else branch; the unclear-input test checks recovery, while the outside-scope test checks the scope and redirection message. Worked examples are models, not mandatory topics.</w:t>
      </w:r>
    </w:p>
    <w:p w:rsidR="00000000" w:rsidDel="00000000" w:rsidP="00000000" w:rsidRDefault="00000000" w:rsidRPr="00000000" w14:paraId="00000035">
      <w:pPr>
        <w:rPr/>
      </w:pPr>
      <w:r w:rsidDel="00000000" w:rsidR="00000000" w:rsidRPr="00000000">
        <w:rPr>
          <w:rtl w:val="0"/>
        </w:rPr>
        <w:t xml:space="preserve">In Option B, the GenAI setup should also be topic-neutral but structurally locked. Students use their own approved chatbot idea inside a teacher-approved Prompt Capsule or teacher-created setup. The tool should enact or test the chatbot logic; it should not design the chatbot for students.</w:t>
      </w:r>
    </w:p>
    <w:p w:rsidR="00000000" w:rsidDel="00000000" w:rsidP="00000000" w:rsidRDefault="00000000" w:rsidRPr="00000000" w14:paraId="00000036">
      <w:pPr>
        <w:rPr/>
      </w:pPr>
      <w:r w:rsidDel="00000000" w:rsidR="00000000" w:rsidRPr="00000000">
        <w:rPr>
          <w:rtl w:val="0"/>
        </w:rPr>
        <w:t xml:space="preserve">Teachers should use Option A — Scratch for the fully supported classroom implementation. Options B and C remain Work in Progress. Their preliminary guides, cards, templates, and examples show the intended logic and minimum requirements; they are not yet final implementation packs.</w:t>
      </w:r>
    </w:p>
    <w:p w:rsidR="00000000" w:rsidDel="00000000" w:rsidP="00000000" w:rsidRDefault="00000000" w:rsidRPr="00000000" w14:paraId="00000037">
      <w:pPr>
        <w:pStyle w:val="Heading4"/>
        <w:rPr/>
      </w:pPr>
      <w:r w:rsidDel="00000000" w:rsidR="00000000" w:rsidRPr="00000000">
        <w:rPr>
          <w:rtl w:val="0"/>
        </w:rPr>
        <w:t xml:space="preserve">Material Reference Map</w:t>
      </w:r>
    </w:p>
    <w:p w:rsidR="00000000" w:rsidDel="00000000" w:rsidP="00000000" w:rsidRDefault="00000000" w:rsidRPr="00000000" w14:paraId="00000038">
      <w:pPr>
        <w:rPr/>
      </w:pPr>
      <w:r w:rsidDel="00000000" w:rsidR="00000000" w:rsidRPr="00000000">
        <w:rPr>
          <w:rtl w:val="0"/>
        </w:rPr>
        <w:t xml:space="preserve">The materials below are organised as a full kit. For the fully supported implementation, teachers mainly need CORE 2 Student Design Worksheet, the Option A Scratch guide and build card, and the CORE 3 handover section. Option B and Option C materials are included as Work in Progress to show their basic logic and future direction.</w:t>
      </w:r>
    </w:p>
    <w:p w:rsidR="00000000" w:rsidDel="00000000" w:rsidP="00000000" w:rsidRDefault="00000000" w:rsidRPr="00000000" w14:paraId="00000039">
      <w:pPr>
        <w:rPr/>
      </w:pPr>
      <w:r w:rsidDel="00000000" w:rsidR="00000000" w:rsidRPr="00000000">
        <w:rPr>
          <w:rtl w:val="0"/>
        </w:rPr>
        <w:t xml:space="preserve">Use the codes below throughout the implementation steps.</w:t>
      </w:r>
    </w:p>
    <w:p w:rsidR="00000000" w:rsidDel="00000000" w:rsidP="00000000" w:rsidRDefault="00000000" w:rsidRPr="00000000" w14:paraId="0000003A">
      <w:pPr>
        <w:pStyle w:val="Heading5"/>
        <w:rPr/>
      </w:pPr>
      <w:r w:rsidDel="00000000" w:rsidR="00000000" w:rsidRPr="00000000">
        <w:rPr>
          <w:rtl w:val="0"/>
        </w:rPr>
        <w:t xml:space="preserve">Teacher-facing materials</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4118"/>
        <w:gridCol w:w="4540"/>
        <w:tblGridChange w:id="0">
          <w:tblGrid>
            <w:gridCol w:w="702"/>
            <w:gridCol w:w="4118"/>
            <w:gridCol w:w="454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3B">
            <w:pPr>
              <w:spacing w:after="0" w:line="240" w:lineRule="auto"/>
              <w:rPr/>
            </w:pPr>
            <w:r w:rsidDel="00000000" w:rsidR="00000000" w:rsidRPr="00000000">
              <w:rPr>
                <w:b w:val="1"/>
                <w:bCs w:val="1"/>
                <w:color w:val="ffffff"/>
                <w:sz w:val="16"/>
                <w:szCs w:val="16"/>
                <w:rtl w:val="0"/>
              </w:rPr>
              <w:t xml:space="preserve">Resource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3C">
            <w:pPr>
              <w:spacing w:after="0" w:line="240" w:lineRule="auto"/>
              <w:rPr/>
            </w:pPr>
            <w:r w:rsidDel="00000000" w:rsidR="00000000" w:rsidRPr="00000000">
              <w:rPr>
                <w:b w:val="1"/>
                <w:bCs w:val="1"/>
                <w:color w:val="ffffff"/>
                <w:sz w:val="16"/>
                <w:szCs w:val="16"/>
                <w:rtl w:val="0"/>
              </w:rPr>
              <w:t xml:space="preserve">Material kit file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3D">
            <w:pPr>
              <w:spacing w:after="0" w:line="240" w:lineRule="auto"/>
              <w:rPr/>
            </w:pPr>
            <w:r w:rsidDel="00000000" w:rsidR="00000000" w:rsidRPr="00000000">
              <w:rPr>
                <w:b w:val="1"/>
                <w:bCs w:val="1"/>
                <w:color w:val="ffffff"/>
                <w:sz w:val="16"/>
                <w:szCs w:val="16"/>
                <w:rtl w:val="0"/>
              </w:rPr>
              <w:t xml:space="preserve">Purpose / when used</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ddebf7" w:val="clear"/>
            <w:tcMar>
              <w:top w:w="70.0" w:type="dxa"/>
              <w:left w:w="80.0" w:type="dxa"/>
              <w:bottom w:w="70.0" w:type="dxa"/>
              <w:right w:w="80.0" w:type="dxa"/>
            </w:tcMar>
            <w:vAlign w:val="center"/>
          </w:tcPr>
          <w:p w:rsidR="00000000" w:rsidDel="00000000" w:rsidP="00000000" w:rsidRDefault="00000000" w:rsidRPr="00000000" w14:paraId="0000003E">
            <w:pPr>
              <w:spacing w:after="0" w:line="240" w:lineRule="auto"/>
              <w:rPr/>
            </w:pPr>
            <w:r w:rsidDel="00000000" w:rsidR="00000000" w:rsidRPr="00000000">
              <w:rPr>
                <w:b w:val="1"/>
                <w:bCs w:val="1"/>
                <w:color w:val="1f4e79"/>
                <w:sz w:val="16"/>
                <w:szCs w:val="16"/>
                <w:rtl w:val="0"/>
              </w:rPr>
              <w:t xml:space="preserve">Teacher walkthrough</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3F">
            <w:pPr>
              <w:spacing w:after="0" w:line="240" w:lineRule="auto"/>
              <w:rPr/>
            </w:pPr>
            <w:r w:rsidDel="00000000" w:rsidR="00000000" w:rsidRPr="00000000">
              <w:rPr>
                <w:sz w:val="16"/>
                <w:szCs w:val="16"/>
                <w:rtl w:val="0"/>
              </w:rPr>
              <w:t xml:space="preserve">teacher_facing/00_Teacher_Walkthrough_90min.docx</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40">
            <w:pPr>
              <w:spacing w:after="0" w:line="240" w:lineRule="auto"/>
              <w:rPr/>
            </w:pPr>
            <w:r w:rsidDel="00000000" w:rsidR="00000000" w:rsidRPr="00000000">
              <w:rPr>
                <w:sz w:val="16"/>
                <w:szCs w:val="16"/>
                <w:rtl w:val="0"/>
              </w:rPr>
              <w:t xml:space="preserve">Used before and during the lesson for the 90-minute / 2 × 45-minute classroom flow, readiness checks, success criteria, and evidence collection.</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ddebf7" w:val="clear"/>
            <w:tcMar>
              <w:top w:w="70.0" w:type="dxa"/>
              <w:left w:w="80.0" w:type="dxa"/>
              <w:bottom w:w="70.0" w:type="dxa"/>
              <w:right w:w="80.0" w:type="dxa"/>
            </w:tcMar>
            <w:vAlign w:val="center"/>
          </w:tcPr>
          <w:p w:rsidR="00000000" w:rsidDel="00000000" w:rsidP="00000000" w:rsidRDefault="00000000" w:rsidRPr="00000000" w14:paraId="00000041">
            <w:pPr>
              <w:spacing w:after="0" w:line="240" w:lineRule="auto"/>
              <w:rPr/>
            </w:pPr>
            <w:r w:rsidDel="00000000" w:rsidR="00000000" w:rsidRPr="00000000">
              <w:rPr>
                <w:b w:val="1"/>
                <w:bCs w:val="1"/>
                <w:color w:val="1f4e79"/>
                <w:sz w:val="16"/>
                <w:szCs w:val="16"/>
                <w:rtl w:val="0"/>
              </w:rPr>
              <w:t xml:space="preserve">Scratch implementation guide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42">
            <w:pPr>
              <w:spacing w:after="0" w:line="240" w:lineRule="auto"/>
              <w:rPr/>
            </w:pPr>
            <w:r w:rsidDel="00000000" w:rsidR="00000000" w:rsidRPr="00000000">
              <w:rPr>
                <w:sz w:val="16"/>
                <w:szCs w:val="16"/>
                <w:rtl w:val="0"/>
              </w:rPr>
              <w:t xml:space="preserve">implementation_pack/01_Option_A_Scratch_Implementation_Guide.docx</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43">
            <w:pPr>
              <w:spacing w:after="0" w:line="240" w:lineRule="auto"/>
              <w:rPr/>
            </w:pPr>
            <w:r w:rsidDel="00000000" w:rsidR="00000000" w:rsidRPr="00000000">
              <w:rPr>
                <w:rtl w:val="0"/>
              </w:rPr>
              <w:t xml:space="preserve">FULLY SUPPORTED. Detailed topic-neutral Scratch implementation with real screenshots, testing evidence, troubleshooting, and a completed student example.</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ddebf7" w:val="clear"/>
            <w:tcMar>
              <w:top w:w="70.0" w:type="dxa"/>
              <w:left w:w="80.0" w:type="dxa"/>
              <w:bottom w:w="70.0" w:type="dxa"/>
              <w:right w:w="80.0" w:type="dxa"/>
            </w:tcMar>
            <w:vAlign w:val="center"/>
          </w:tcPr>
          <w:p w:rsidR="00000000" w:rsidDel="00000000" w:rsidP="00000000" w:rsidRDefault="00000000" w:rsidRPr="00000000" w14:paraId="00000044">
            <w:pPr>
              <w:spacing w:after="0" w:line="240" w:lineRule="auto"/>
              <w:rPr/>
            </w:pPr>
            <w:r w:rsidDel="00000000" w:rsidR="00000000" w:rsidRPr="00000000">
              <w:rPr>
                <w:b w:val="1"/>
                <w:bCs w:val="1"/>
                <w:color w:val="1f4e79"/>
                <w:sz w:val="16"/>
                <w:szCs w:val="16"/>
                <w:rtl w:val="0"/>
              </w:rPr>
              <w:t xml:space="preserve">GenAI setup guide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45">
            <w:pPr>
              <w:spacing w:after="0" w:line="240" w:lineRule="auto"/>
              <w:rPr/>
            </w:pPr>
            <w:r w:rsidDel="00000000" w:rsidR="00000000" w:rsidRPr="00000000">
              <w:rPr>
                <w:sz w:val="16"/>
                <w:szCs w:val="16"/>
                <w:rtl w:val="0"/>
              </w:rPr>
              <w:t xml:space="preserve">implementation_pack/02_Option_B_GenAI_Setup_Guide_PRELIMINARY.docx</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46">
            <w:pPr>
              <w:spacing w:after="0" w:line="240" w:lineRule="auto"/>
              <w:rPr/>
            </w:pPr>
            <w:r w:rsidDel="00000000" w:rsidR="00000000" w:rsidRPr="00000000">
              <w:rPr>
                <w:sz w:val="16"/>
                <w:szCs w:val="16"/>
                <w:rtl w:val="0"/>
              </w:rPr>
              <w:t xml:space="preserve">WORK IN PROGRESS. Shows the intended student-assisted Prompt Capsule logic and optional teacher-created setup model. Full platform-specific implementation, screenshots, and validation will follow.</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ddebf7" w:val="clear"/>
            <w:tcMar>
              <w:top w:w="70.0" w:type="dxa"/>
              <w:left w:w="80.0" w:type="dxa"/>
              <w:bottom w:w="70.0" w:type="dxa"/>
              <w:right w:w="80.0" w:type="dxa"/>
            </w:tcMar>
            <w:vAlign w:val="center"/>
          </w:tcPr>
          <w:p w:rsidR="00000000" w:rsidDel="00000000" w:rsidP="00000000" w:rsidRDefault="00000000" w:rsidRPr="00000000" w14:paraId="00000047">
            <w:pPr>
              <w:spacing w:after="0" w:line="240" w:lineRule="auto"/>
              <w:rPr/>
            </w:pPr>
            <w:r w:rsidDel="00000000" w:rsidR="00000000" w:rsidRPr="00000000">
              <w:rPr>
                <w:b w:val="1"/>
                <w:bCs w:val="1"/>
                <w:color w:val="1f4e79"/>
                <w:sz w:val="16"/>
                <w:szCs w:val="16"/>
                <w:rtl w:val="0"/>
              </w:rPr>
              <w:t xml:space="preserve">Implementation examples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48">
            <w:pPr>
              <w:spacing w:after="0" w:line="240" w:lineRule="auto"/>
              <w:rPr/>
            </w:pPr>
            <w:r w:rsidDel="00000000" w:rsidR="00000000" w:rsidRPr="00000000">
              <w:rPr>
                <w:sz w:val="16"/>
                <w:szCs w:val="16"/>
                <w:rtl w:val="0"/>
              </w:rPr>
              <w:t xml:space="preserve">implementation_pack/03_Implementation_Examples.docx</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49">
            <w:pPr>
              <w:spacing w:after="0" w:line="240" w:lineRule="auto"/>
              <w:rPr/>
            </w:pPr>
            <w:r w:rsidDel="00000000" w:rsidR="00000000" w:rsidRPr="00000000">
              <w:rPr>
                <w:rtl w:val="0"/>
              </w:rPr>
              <w:t xml:space="preserve">Completed Scratch student-style example. The Prompt Capsule and paper-based examples are preliminary illustrations of the intended logic, not final validated implementations.</w:t>
            </w:r>
          </w:p>
        </w:tc>
      </w:tr>
    </w:tbl>
    <w:p w:rsidR="00000000" w:rsidDel="00000000" w:rsidP="00000000" w:rsidRDefault="00000000" w:rsidRPr="00000000" w14:paraId="0000004A">
      <w:pPr>
        <w:pStyle w:val="Heading5"/>
        <w:rPr/>
      </w:pPr>
      <w:r w:rsidDel="00000000" w:rsidR="00000000" w:rsidRPr="00000000">
        <w:rPr>
          <w:rtl w:val="0"/>
        </w:rPr>
        <w:t xml:space="preserve">Common student materials</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4118"/>
        <w:gridCol w:w="4540"/>
        <w:tblGridChange w:id="0">
          <w:tblGrid>
            <w:gridCol w:w="702"/>
            <w:gridCol w:w="4118"/>
            <w:gridCol w:w="454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4B">
            <w:pPr>
              <w:spacing w:after="0" w:line="240" w:lineRule="auto"/>
              <w:rPr/>
            </w:pPr>
            <w:r w:rsidDel="00000000" w:rsidR="00000000" w:rsidRPr="00000000">
              <w:rPr>
                <w:b w:val="1"/>
                <w:bCs w:val="1"/>
                <w:color w:val="ffffff"/>
                <w:sz w:val="16"/>
                <w:szCs w:val="16"/>
                <w:rtl w:val="0"/>
              </w:rPr>
              <w:t xml:space="preserve">Resource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4C">
            <w:pPr>
              <w:spacing w:after="0" w:line="240" w:lineRule="auto"/>
              <w:rPr/>
            </w:pPr>
            <w:r w:rsidDel="00000000" w:rsidR="00000000" w:rsidRPr="00000000">
              <w:rPr>
                <w:b w:val="1"/>
                <w:bCs w:val="1"/>
                <w:color w:val="ffffff"/>
                <w:sz w:val="16"/>
                <w:szCs w:val="16"/>
                <w:rtl w:val="0"/>
              </w:rPr>
              <w:t xml:space="preserve">Material kit file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4D">
            <w:pPr>
              <w:spacing w:after="0" w:line="240" w:lineRule="auto"/>
              <w:rPr/>
            </w:pPr>
            <w:r w:rsidDel="00000000" w:rsidR="00000000" w:rsidRPr="00000000">
              <w:rPr>
                <w:b w:val="1"/>
                <w:bCs w:val="1"/>
                <w:color w:val="ffffff"/>
                <w:sz w:val="16"/>
                <w:szCs w:val="16"/>
                <w:rtl w:val="0"/>
              </w:rPr>
              <w:t xml:space="preserve">Purpose / when used</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04E">
            <w:pPr>
              <w:spacing w:after="0" w:line="240" w:lineRule="auto"/>
              <w:rPr/>
            </w:pPr>
            <w:r w:rsidDel="00000000" w:rsidR="00000000" w:rsidRPr="00000000">
              <w:rPr>
                <w:b w:val="1"/>
                <w:bCs w:val="1"/>
                <w:color w:val="1f4e79"/>
                <w:sz w:val="16"/>
                <w:szCs w:val="16"/>
                <w:rtl w:val="0"/>
              </w:rPr>
              <w:t xml:space="preserve">Student design worksheet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4F">
            <w:pPr>
              <w:spacing w:after="0" w:line="240" w:lineRule="auto"/>
              <w:rPr/>
            </w:pPr>
            <w:r w:rsidDel="00000000" w:rsidR="00000000" w:rsidRPr="00000000">
              <w:rPr>
                <w:sz w:val="16"/>
                <w:szCs w:val="16"/>
                <w:rtl w:val="0"/>
              </w:rPr>
              <w:t xml:space="preserve">student_common/04_CORE2_Student_Design_Worksheet.docx</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50">
            <w:pPr>
              <w:spacing w:after="0" w:line="240" w:lineRule="auto"/>
              <w:rPr/>
            </w:pPr>
            <w:r w:rsidDel="00000000" w:rsidR="00000000" w:rsidRPr="00000000">
              <w:rPr>
                <w:rtl w:val="0"/>
              </w:rPr>
              <w:t xml:space="preserve">Canonical student record. The full Principle Trace is completed here once, together with design, build notes, mini-test, change decision, and handover summary.</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051">
            <w:pPr>
              <w:spacing w:after="0" w:line="240" w:lineRule="auto"/>
              <w:rPr/>
            </w:pPr>
            <w:r w:rsidDel="00000000" w:rsidR="00000000" w:rsidRPr="00000000">
              <w:rPr>
                <w:b w:val="1"/>
                <w:bCs w:val="1"/>
                <w:color w:val="1f4e79"/>
                <w:sz w:val="16"/>
                <w:szCs w:val="16"/>
                <w:rtl w:val="0"/>
              </w:rPr>
              <w:t xml:space="preserve">CORE 2 to CORE 3 handover card</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52">
            <w:pPr>
              <w:spacing w:after="0" w:line="240" w:lineRule="auto"/>
              <w:rPr/>
            </w:pPr>
            <w:r w:rsidDel="00000000" w:rsidR="00000000" w:rsidRPr="00000000">
              <w:rPr>
                <w:sz w:val="16"/>
                <w:szCs w:val="16"/>
                <w:rtl w:val="0"/>
              </w:rPr>
              <w:t xml:space="preserve">student_common/05_CORE2_CORE3_Handover_Card.docx</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53">
            <w:pPr>
              <w:spacing w:after="0" w:line="240" w:lineRule="auto"/>
              <w:rPr/>
            </w:pPr>
            <w:r w:rsidDel="00000000" w:rsidR="00000000" w:rsidRPr="00000000">
              <w:rPr>
                <w:sz w:val="16"/>
                <w:szCs w:val="16"/>
                <w:rtl w:val="0"/>
              </w:rPr>
              <w:t xml:space="preserve">Transfers the chatbot purpose, target user, three suggested questions, separate fallback and limitation/safety checks, the CORE 1 principle, implemented feature, exact principle test, and expected evidence to the peer-testing group.</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054">
            <w:pPr>
              <w:spacing w:after="0" w:line="240" w:lineRule="auto"/>
              <w:rPr/>
            </w:pPr>
            <w:r w:rsidDel="00000000" w:rsidR="00000000" w:rsidRPr="00000000">
              <w:rPr>
                <w:b w:val="1"/>
                <w:bCs w:val="1"/>
                <w:color w:val="1f4e79"/>
                <w:sz w:val="16"/>
                <w:szCs w:val="16"/>
                <w:rtl w:val="0"/>
              </w:rPr>
              <w:t xml:space="preserve">Mini-test record</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55">
            <w:pPr>
              <w:spacing w:after="0" w:line="240" w:lineRule="auto"/>
              <w:rPr/>
            </w:pPr>
            <w:r w:rsidDel="00000000" w:rsidR="00000000" w:rsidRPr="00000000">
              <w:rPr>
                <w:sz w:val="16"/>
                <w:szCs w:val="16"/>
                <w:rtl w:val="0"/>
              </w:rPr>
              <w:t xml:space="preserve">student_common/06_CORE2_Mini_Test_Record_OPTIONAL.docx</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56">
            <w:pPr>
              <w:spacing w:after="0" w:line="240" w:lineRule="auto"/>
              <w:rPr/>
            </w:pPr>
            <w:r w:rsidDel="00000000" w:rsidR="00000000" w:rsidRPr="00000000">
              <w:rPr>
                <w:sz w:val="16"/>
                <w:szCs w:val="16"/>
                <w:rtl w:val="0"/>
              </w:rPr>
              <w:t xml:space="preserve">OPTIONAL clean evidence sheet. Use only when a group needs a separate mini-test record; the canonical four-input mini-test remains in Section 09 of CORE 2 Student Design Worksheet.</w:t>
            </w:r>
            <w:r w:rsidDel="00000000" w:rsidR="00000000" w:rsidRPr="00000000">
              <w:rPr>
                <w:rtl w:val="0"/>
              </w:rPr>
            </w:r>
          </w:p>
        </w:tc>
      </w:tr>
    </w:tbl>
    <w:p w:rsidR="00000000" w:rsidDel="00000000" w:rsidP="00000000" w:rsidRDefault="00000000" w:rsidRPr="00000000" w14:paraId="00000057">
      <w:pPr>
        <w:pStyle w:val="Heading5"/>
        <w:rPr/>
      </w:pPr>
      <w:r w:rsidDel="00000000" w:rsidR="00000000" w:rsidRPr="00000000">
        <w:rPr>
          <w:rtl w:val="0"/>
        </w:rPr>
        <w:t xml:space="preserve">Prototype option materials</w:t>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4118"/>
        <w:gridCol w:w="4540"/>
        <w:tblGridChange w:id="0">
          <w:tblGrid>
            <w:gridCol w:w="702"/>
            <w:gridCol w:w="4118"/>
            <w:gridCol w:w="454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58">
            <w:pPr>
              <w:spacing w:after="0" w:line="240" w:lineRule="auto"/>
              <w:rPr/>
            </w:pPr>
            <w:r w:rsidDel="00000000" w:rsidR="00000000" w:rsidRPr="00000000">
              <w:rPr>
                <w:b w:val="1"/>
                <w:bCs w:val="1"/>
                <w:color w:val="ffffff"/>
                <w:sz w:val="16"/>
                <w:szCs w:val="16"/>
                <w:rtl w:val="0"/>
              </w:rPr>
              <w:t xml:space="preserve">Resource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59">
            <w:pPr>
              <w:spacing w:after="0" w:line="240" w:lineRule="auto"/>
              <w:rPr/>
            </w:pPr>
            <w:r w:rsidDel="00000000" w:rsidR="00000000" w:rsidRPr="00000000">
              <w:rPr>
                <w:b w:val="1"/>
                <w:bCs w:val="1"/>
                <w:color w:val="ffffff"/>
                <w:sz w:val="16"/>
                <w:szCs w:val="16"/>
                <w:rtl w:val="0"/>
              </w:rPr>
              <w:t xml:space="preserve">Material kit file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5A">
            <w:pPr>
              <w:spacing w:after="0" w:line="240" w:lineRule="auto"/>
              <w:rPr/>
            </w:pPr>
            <w:r w:rsidDel="00000000" w:rsidR="00000000" w:rsidRPr="00000000">
              <w:rPr>
                <w:b w:val="1"/>
                <w:bCs w:val="1"/>
                <w:color w:val="ffffff"/>
                <w:sz w:val="16"/>
                <w:szCs w:val="16"/>
                <w:rtl w:val="0"/>
              </w:rPr>
              <w:t xml:space="preserve">Purpose / when used</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ce4d6" w:val="clear"/>
            <w:tcMar>
              <w:top w:w="70.0" w:type="dxa"/>
              <w:left w:w="80.0" w:type="dxa"/>
              <w:bottom w:w="70.0" w:type="dxa"/>
              <w:right w:w="80.0" w:type="dxa"/>
            </w:tcMar>
            <w:vAlign w:val="center"/>
          </w:tcPr>
          <w:p w:rsidR="00000000" w:rsidDel="00000000" w:rsidP="00000000" w:rsidRDefault="00000000" w:rsidRPr="00000000" w14:paraId="0000005B">
            <w:pPr>
              <w:spacing w:after="0" w:line="240" w:lineRule="auto"/>
              <w:rPr/>
            </w:pPr>
            <w:r w:rsidDel="00000000" w:rsidR="00000000" w:rsidRPr="00000000">
              <w:rPr>
                <w:b w:val="1"/>
                <w:bCs w:val="1"/>
                <w:color w:val="1f4e79"/>
                <w:sz w:val="16"/>
                <w:szCs w:val="16"/>
                <w:rtl w:val="0"/>
              </w:rPr>
              <w:t xml:space="preserve">Scratch build card</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5C">
            <w:pPr>
              <w:spacing w:after="0" w:line="240" w:lineRule="auto"/>
              <w:rPr/>
            </w:pPr>
            <w:r w:rsidDel="00000000" w:rsidR="00000000" w:rsidRPr="00000000">
              <w:rPr>
                <w:sz w:val="16"/>
                <w:szCs w:val="16"/>
                <w:rtl w:val="0"/>
              </w:rPr>
              <w:t xml:space="preserve">prototype_cards/07_Option_A_Scratch_Build_Card.docx</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5D">
            <w:pPr>
              <w:spacing w:after="0" w:line="240" w:lineRule="auto"/>
              <w:rPr/>
            </w:pPr>
            <w:r w:rsidDel="00000000" w:rsidR="00000000" w:rsidRPr="00000000">
              <w:rPr>
                <w:rtl w:val="0"/>
              </w:rPr>
              <w:t xml:space="preserve">FULLY SUPPORTED. Short student-facing Scratch build sequence; use wi</w:t>
            </w:r>
            <w:sdt>
              <w:sdtPr>
                <w:id w:val="-1420743460"/>
                <w:tag w:val="goog_rdk_16"/>
              </w:sdtPr>
              <w:sdtContent>
                <w:commentRangeStart w:id="4"/>
              </w:sdtContent>
            </w:sdt>
            <w:sdt>
              <w:sdtPr>
                <w:id w:val="-1795848567"/>
                <w:tag w:val="goog_rdk_17"/>
              </w:sdtPr>
              <w:sdtContent>
                <w:commentRangeStart w:id="5"/>
              </w:sdtContent>
            </w:sdt>
            <w:r w:rsidDel="00000000" w:rsidR="00000000" w:rsidRPr="00000000">
              <w:rPr>
                <w:rtl w:val="0"/>
              </w:rPr>
              <w:t xml:space="preserve">th the complete Option A Implementation and Evidence Guide.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ce4d6" w:val="clear"/>
            <w:tcMar>
              <w:top w:w="70.0" w:type="dxa"/>
              <w:left w:w="80.0" w:type="dxa"/>
              <w:bottom w:w="70.0" w:type="dxa"/>
              <w:right w:w="80.0" w:type="dxa"/>
            </w:tcMar>
            <w:vAlign w:val="center"/>
          </w:tcPr>
          <w:p w:rsidR="00000000" w:rsidDel="00000000" w:rsidP="00000000" w:rsidRDefault="00000000" w:rsidRPr="00000000" w14:paraId="0000005E">
            <w:pPr>
              <w:spacing w:after="0" w:line="240" w:lineRule="auto"/>
              <w:rPr/>
            </w:pPr>
            <w:r w:rsidDel="00000000" w:rsidR="00000000" w:rsidRPr="00000000">
              <w:rPr>
                <w:b w:val="1"/>
                <w:bCs w:val="1"/>
                <w:color w:val="1f4e79"/>
                <w:sz w:val="16"/>
                <w:szCs w:val="16"/>
                <w:rtl w:val="0"/>
              </w:rPr>
              <w:t xml:space="preserve">GenAI setup card</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5F">
            <w:pPr>
              <w:spacing w:after="0" w:line="240" w:lineRule="auto"/>
              <w:rPr/>
            </w:pPr>
            <w:r w:rsidDel="00000000" w:rsidR="00000000" w:rsidRPr="00000000">
              <w:rPr>
                <w:sz w:val="16"/>
                <w:szCs w:val="16"/>
                <w:rtl w:val="0"/>
              </w:rPr>
              <w:t xml:space="preserve">prototype_cards/08_Option_B_GenAI_Setup_Card_PRELIMINARY.docx</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60">
            <w:pPr>
              <w:spacing w:after="0" w:line="240" w:lineRule="auto"/>
              <w:rPr/>
            </w:pPr>
            <w:r w:rsidDel="00000000" w:rsidR="00000000" w:rsidRPr="00000000">
              <w:rPr>
                <w:sz w:val="16"/>
                <w:szCs w:val="16"/>
                <w:rtl w:val="0"/>
              </w:rPr>
              <w:t xml:space="preserve">PRELIMINARY / WORK IN PROGRESS. Shows the intended student-facing student-assisted Prompt Capsule sequence; the final implementation card will follow.</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ce4d6" w:val="clear"/>
            <w:tcMar>
              <w:top w:w="70.0" w:type="dxa"/>
              <w:left w:w="80.0" w:type="dxa"/>
              <w:bottom w:w="70.0" w:type="dxa"/>
              <w:right w:w="80.0" w:type="dxa"/>
            </w:tcMar>
            <w:vAlign w:val="center"/>
          </w:tcPr>
          <w:p w:rsidR="00000000" w:rsidDel="00000000" w:rsidP="00000000" w:rsidRDefault="00000000" w:rsidRPr="00000000" w14:paraId="00000061">
            <w:pPr>
              <w:spacing w:after="0" w:line="240" w:lineRule="auto"/>
              <w:rPr/>
            </w:pPr>
            <w:r w:rsidDel="00000000" w:rsidR="00000000" w:rsidRPr="00000000">
              <w:rPr>
                <w:b w:val="1"/>
                <w:bCs w:val="1"/>
                <w:color w:val="1f4e79"/>
                <w:sz w:val="16"/>
                <w:szCs w:val="16"/>
                <w:rtl w:val="0"/>
              </w:rPr>
              <w:t xml:space="preserve">Paper-based build card</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62">
            <w:pPr>
              <w:spacing w:after="0" w:line="240" w:lineRule="auto"/>
              <w:rPr/>
            </w:pPr>
            <w:r w:rsidDel="00000000" w:rsidR="00000000" w:rsidRPr="00000000">
              <w:rPr>
                <w:sz w:val="16"/>
                <w:szCs w:val="16"/>
                <w:rtl w:val="0"/>
              </w:rPr>
              <w:t xml:space="preserve">prototype_cards/09_Option_C_Paper_Based_Build_Card_PRELIMINARY.docx</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63">
            <w:pPr>
              <w:spacing w:after="0" w:line="240" w:lineRule="auto"/>
              <w:rPr/>
            </w:pPr>
            <w:r w:rsidDel="00000000" w:rsidR="00000000" w:rsidRPr="00000000">
              <w:rPr>
                <w:sz w:val="16"/>
                <w:szCs w:val="16"/>
                <w:rtl w:val="0"/>
              </w:rPr>
              <w:t xml:space="preserve">PRELIMINARY / WORK IN PROGRESS. Shows the intended flowchart, response-card, and human-bot simulation logic; the final printable pack will follow.</w:t>
            </w:r>
            <w:r w:rsidDel="00000000" w:rsidR="00000000" w:rsidRPr="00000000">
              <w:rPr>
                <w:rtl w:val="0"/>
              </w:rPr>
            </w:r>
          </w:p>
        </w:tc>
      </w:tr>
    </w:tbl>
    <w:p w:rsidR="00000000" w:rsidDel="00000000" w:rsidP="00000000" w:rsidRDefault="00000000" w:rsidRPr="00000000" w14:paraId="00000064">
      <w:pPr>
        <w:pStyle w:val="Heading5"/>
        <w:rPr/>
      </w:pPr>
      <w:r w:rsidDel="00000000" w:rsidR="00000000" w:rsidRPr="00000000">
        <w:rPr>
          <w:rtl w:val="0"/>
        </w:rPr>
        <w:t xml:space="preserve">Support material</w:t>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4118"/>
        <w:gridCol w:w="4540"/>
        <w:tblGridChange w:id="0">
          <w:tblGrid>
            <w:gridCol w:w="702"/>
            <w:gridCol w:w="4118"/>
            <w:gridCol w:w="454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65">
            <w:pPr>
              <w:spacing w:after="0" w:line="240" w:lineRule="auto"/>
              <w:rPr/>
            </w:pPr>
            <w:r w:rsidDel="00000000" w:rsidR="00000000" w:rsidRPr="00000000">
              <w:rPr>
                <w:b w:val="1"/>
                <w:bCs w:val="1"/>
                <w:color w:val="ffffff"/>
                <w:sz w:val="16"/>
                <w:szCs w:val="16"/>
                <w:rtl w:val="0"/>
              </w:rPr>
              <w:t xml:space="preserve">Resource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66">
            <w:pPr>
              <w:spacing w:after="0" w:line="240" w:lineRule="auto"/>
              <w:rPr/>
            </w:pPr>
            <w:r w:rsidDel="00000000" w:rsidR="00000000" w:rsidRPr="00000000">
              <w:rPr>
                <w:b w:val="1"/>
                <w:bCs w:val="1"/>
                <w:color w:val="ffffff"/>
                <w:sz w:val="16"/>
                <w:szCs w:val="16"/>
                <w:rtl w:val="0"/>
              </w:rPr>
              <w:t xml:space="preserve">Material kit file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67">
            <w:pPr>
              <w:spacing w:after="0" w:line="240" w:lineRule="auto"/>
              <w:rPr/>
            </w:pPr>
            <w:r w:rsidDel="00000000" w:rsidR="00000000" w:rsidRPr="00000000">
              <w:rPr>
                <w:b w:val="1"/>
                <w:bCs w:val="1"/>
                <w:color w:val="ffffff"/>
                <w:sz w:val="16"/>
                <w:szCs w:val="16"/>
                <w:rtl w:val="0"/>
              </w:rPr>
              <w:t xml:space="preserve">Purpose / when used</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ede7f6" w:val="clear"/>
            <w:tcMar>
              <w:top w:w="70.0" w:type="dxa"/>
              <w:left w:w="80.0" w:type="dxa"/>
              <w:bottom w:w="70.0" w:type="dxa"/>
              <w:right w:w="80.0" w:type="dxa"/>
            </w:tcMar>
            <w:vAlign w:val="center"/>
          </w:tcPr>
          <w:p w:rsidR="00000000" w:rsidDel="00000000" w:rsidP="00000000" w:rsidRDefault="00000000" w:rsidRPr="00000000" w14:paraId="00000068">
            <w:pPr>
              <w:spacing w:after="0" w:line="240" w:lineRule="auto"/>
              <w:rPr/>
            </w:pPr>
            <w:r w:rsidDel="00000000" w:rsidR="00000000" w:rsidRPr="00000000">
              <w:rPr>
                <w:b w:val="1"/>
                <w:bCs w:val="1"/>
                <w:color w:val="1f4e79"/>
                <w:sz w:val="16"/>
                <w:szCs w:val="16"/>
                <w:rtl w:val="0"/>
              </w:rPr>
              <w:t xml:space="preserve">GenAI design coach prompts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69">
            <w:pPr>
              <w:spacing w:after="0" w:line="240" w:lineRule="auto"/>
              <w:rPr/>
            </w:pPr>
            <w:r w:rsidDel="00000000" w:rsidR="00000000" w:rsidRPr="00000000">
              <w:rPr>
                <w:sz w:val="16"/>
                <w:szCs w:val="16"/>
                <w:rtl w:val="0"/>
              </w:rPr>
              <w:t xml:space="preserve">support/10_GenAI_Design_Coach_Prompts.docx</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6A">
            <w:pPr>
              <w:spacing w:after="0" w:line="240" w:lineRule="auto"/>
              <w:rPr/>
            </w:pPr>
            <w:r w:rsidDel="00000000" w:rsidR="00000000" w:rsidRPr="00000000">
              <w:rPr>
                <w:sz w:val="16"/>
                <w:szCs w:val="16"/>
                <w:rtl w:val="0"/>
              </w:rPr>
              <w:t xml:space="preserve">Optional design-coach prompts used after students draft their own logic. This is different from the Option B prototype setup.</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ede7f6" w:val="clear"/>
            <w:tcMar>
              <w:top w:w="70.0" w:type="dxa"/>
              <w:left w:w="80.0" w:type="dxa"/>
              <w:bottom w:w="70.0" w:type="dxa"/>
              <w:right w:w="80.0" w:type="dxa"/>
            </w:tcMar>
            <w:vAlign w:val="center"/>
          </w:tcPr>
          <w:p w:rsidR="00000000" w:rsidDel="00000000" w:rsidP="00000000" w:rsidRDefault="00000000" w:rsidRPr="00000000" w14:paraId="0000006B">
            <w:pPr>
              <w:spacing w:after="0" w:line="240" w:lineRule="auto"/>
              <w:rPr/>
            </w:pPr>
            <w:r w:rsidDel="00000000" w:rsidR="00000000" w:rsidRPr="00000000">
              <w:rPr>
                <w:b w:val="1"/>
                <w:bCs w:val="1"/>
                <w:color w:val="1f4e79"/>
                <w:sz w:val="16"/>
                <w:szCs w:val="16"/>
                <w:rtl w:val="0"/>
              </w:rPr>
              <w:t xml:space="preserve">Safe topic criteria/examples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6C">
            <w:pPr>
              <w:spacing w:after="0" w:line="240" w:lineRule="auto"/>
              <w:rPr/>
            </w:pPr>
            <w:r w:rsidDel="00000000" w:rsidR="00000000" w:rsidRPr="00000000">
              <w:rPr>
                <w:sz w:val="16"/>
                <w:szCs w:val="16"/>
                <w:rtl w:val="0"/>
              </w:rPr>
              <w:t xml:space="preserve">support/11_Safe_Topic_Criteria_and_Open_Examples.docx</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6D">
            <w:pPr>
              <w:spacing w:after="0" w:line="240" w:lineRule="auto"/>
              <w:rPr/>
            </w:pPr>
            <w:r w:rsidDel="00000000" w:rsidR="00000000" w:rsidRPr="00000000">
              <w:rPr>
                <w:sz w:val="16"/>
                <w:szCs w:val="16"/>
                <w:rtl w:val="0"/>
              </w:rPr>
              <w:t xml:space="preserve">Safe-topic criteria and open examples for inspiration, not mandatory topics.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ede7f6" w:val="clear"/>
            <w:tcMar>
              <w:top w:w="70.0" w:type="dxa"/>
              <w:left w:w="80.0" w:type="dxa"/>
              <w:bottom w:w="70.0" w:type="dxa"/>
              <w:right w:w="80.0" w:type="dxa"/>
            </w:tcMar>
            <w:vAlign w:val="center"/>
          </w:tcPr>
          <w:p w:rsidR="00000000" w:rsidDel="00000000" w:rsidP="00000000" w:rsidRDefault="00000000" w:rsidRPr="00000000" w14:paraId="0000006E">
            <w:pPr>
              <w:spacing w:after="0" w:line="240" w:lineRule="auto"/>
              <w:rPr/>
            </w:pPr>
            <w:r w:rsidDel="00000000" w:rsidR="00000000" w:rsidRPr="00000000">
              <w:rPr>
                <w:b w:val="1"/>
                <w:bCs w:val="1"/>
                <w:color w:val="1f4e79"/>
                <w:sz w:val="16"/>
                <w:szCs w:val="16"/>
                <w:rtl w:val="0"/>
              </w:rPr>
              <w:t xml:space="preserve">Prompt Capsule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6F">
            <w:pPr>
              <w:spacing w:after="0" w:line="240" w:lineRule="auto"/>
              <w:rPr/>
            </w:pPr>
            <w:r w:rsidDel="00000000" w:rsidR="00000000" w:rsidRPr="00000000">
              <w:rPr>
                <w:sz w:val="16"/>
                <w:szCs w:val="16"/>
                <w:rtl w:val="0"/>
              </w:rPr>
              <w:t xml:space="preserve">support/12_Option_B_Prompt_Capsule_PRELIMINARY.docx</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70">
            <w:pPr>
              <w:spacing w:after="0" w:line="240" w:lineRule="auto"/>
              <w:rPr/>
            </w:pPr>
            <w:r w:rsidDel="00000000" w:rsidR="00000000" w:rsidRPr="00000000">
              <w:rPr>
                <w:sz w:val="16"/>
                <w:szCs w:val="16"/>
                <w:rtl w:val="0"/>
              </w:rPr>
              <w:t xml:space="preserve">PRELIMINARY / WORK IN PROGRESS. Locked template showing the intended student-assisted Prompt Capsule logic; the final validated template will follow.</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ede7f6" w:val="clear"/>
            <w:tcMar>
              <w:top w:w="70.0" w:type="dxa"/>
              <w:left w:w="80.0" w:type="dxa"/>
              <w:bottom w:w="70.0" w:type="dxa"/>
              <w:right w:w="80.0" w:type="dxa"/>
            </w:tcMar>
            <w:vAlign w:val="center"/>
          </w:tcPr>
          <w:p w:rsidR="00000000" w:rsidDel="00000000" w:rsidP="00000000" w:rsidRDefault="00000000" w:rsidRPr="00000000" w14:paraId="00000071">
            <w:pPr>
              <w:spacing w:after="0" w:line="240" w:lineRule="auto"/>
              <w:rPr/>
            </w:pPr>
            <w:r w:rsidDel="00000000" w:rsidR="00000000" w:rsidRPr="00000000">
              <w:rPr>
                <w:b w:val="1"/>
                <w:bCs w:val="1"/>
                <w:color w:val="1f4e79"/>
                <w:sz w:val="16"/>
                <w:szCs w:val="16"/>
                <w:rtl w:val="0"/>
              </w:rPr>
              <w:t xml:space="preserve">Online Scratch projects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72">
            <w:pPr>
              <w:spacing w:after="0" w:line="240" w:lineRule="auto"/>
              <w:rPr/>
            </w:pPr>
            <w:r w:rsidDel="00000000" w:rsidR="00000000" w:rsidRPr="00000000">
              <w:rPr>
                <w:sz w:val="16"/>
                <w:szCs w:val="16"/>
                <w:rtl w:val="0"/>
              </w:rPr>
              <w:t xml:space="preserve">support/13_Online_Scratch_Projects.docx</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73">
            <w:pPr>
              <w:spacing w:after="0" w:line="240" w:lineRule="auto"/>
              <w:rPr/>
            </w:pPr>
            <w:r w:rsidDel="00000000" w:rsidR="00000000" w:rsidRPr="00000000">
              <w:rPr>
                <w:sz w:val="16"/>
                <w:szCs w:val="16"/>
                <w:rtl w:val="0"/>
              </w:rPr>
              <w:t xml:space="preserve">Clickable links and printable QR codes for the topic-neutral Scratch starter and the completed Recycling Helper example.</w:t>
            </w:r>
            <w:r w:rsidDel="00000000" w:rsidR="00000000" w:rsidRPr="00000000">
              <w:rPr>
                <w:rtl w:val="0"/>
              </w:rPr>
            </w:r>
          </w:p>
        </w:tc>
      </w:tr>
    </w:tbl>
    <w:p w:rsidR="00000000" w:rsidDel="00000000" w:rsidP="00000000" w:rsidRDefault="00000000" w:rsidRPr="00000000" w14:paraId="00000074">
      <w:pPr>
        <w:pStyle w:val="Heading4"/>
        <w:rPr/>
      </w:pPr>
      <w:r w:rsidDel="00000000" w:rsidR="00000000" w:rsidRPr="00000000">
        <w:rPr>
          <w:rtl w:val="0"/>
        </w:rPr>
        <w:t xml:space="preserve">Prototype options at a glance</w:t>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6"/>
        <w:gridCol w:w="3164"/>
        <w:gridCol w:w="1825"/>
        <w:gridCol w:w="2265"/>
        <w:tblGridChange w:id="0">
          <w:tblGrid>
            <w:gridCol w:w="2106"/>
            <w:gridCol w:w="3164"/>
            <w:gridCol w:w="1825"/>
            <w:gridCol w:w="2265"/>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75">
            <w:pPr>
              <w:spacing w:after="0" w:line="240" w:lineRule="auto"/>
              <w:rPr/>
            </w:pPr>
            <w:r w:rsidDel="00000000" w:rsidR="00000000" w:rsidRPr="00000000">
              <w:rPr>
                <w:b w:val="1"/>
                <w:bCs w:val="1"/>
                <w:color w:val="ffffff"/>
                <w:sz w:val="16"/>
                <w:szCs w:val="16"/>
                <w:rtl w:val="0"/>
              </w:rPr>
              <w:t xml:space="preserve">Prototype option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76">
            <w:pPr>
              <w:spacing w:after="0" w:line="240" w:lineRule="auto"/>
              <w:rPr/>
            </w:pPr>
            <w:r w:rsidDel="00000000" w:rsidR="00000000" w:rsidRPr="00000000">
              <w:rPr>
                <w:b w:val="1"/>
                <w:bCs w:val="1"/>
                <w:color w:val="ffffff"/>
                <w:sz w:val="16"/>
                <w:szCs w:val="16"/>
                <w:rtl w:val="0"/>
              </w:rPr>
              <w:t xml:space="preserve">Use when...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77">
            <w:pPr>
              <w:spacing w:after="0" w:line="240" w:lineRule="auto"/>
              <w:rPr/>
            </w:pPr>
            <w:r w:rsidDel="00000000" w:rsidR="00000000" w:rsidRPr="00000000">
              <w:rPr>
                <w:b w:val="1"/>
                <w:bCs w:val="1"/>
                <w:color w:val="ffffff"/>
                <w:sz w:val="16"/>
                <w:szCs w:val="16"/>
                <w:rtl w:val="0"/>
              </w:rPr>
              <w:t xml:space="preserve">Main material</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78">
            <w:pPr>
              <w:spacing w:after="0" w:line="240" w:lineRule="auto"/>
              <w:rPr/>
            </w:pPr>
            <w:r w:rsidDel="00000000" w:rsidR="00000000" w:rsidRPr="00000000">
              <w:rPr>
                <w:b w:val="1"/>
                <w:bCs w:val="1"/>
                <w:color w:val="ffffff"/>
                <w:sz w:val="16"/>
                <w:szCs w:val="16"/>
                <w:rtl w:val="0"/>
              </w:rPr>
              <w:t xml:space="preserve">Teacher attention point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ddebf7" w:val="clear"/>
            <w:tcMar>
              <w:top w:w="70.0" w:type="dxa"/>
              <w:left w:w="80.0" w:type="dxa"/>
              <w:bottom w:w="70.0" w:type="dxa"/>
              <w:right w:w="80.0" w:type="dxa"/>
            </w:tcMar>
            <w:vAlign w:val="center"/>
          </w:tcPr>
          <w:p w:rsidR="00000000" w:rsidDel="00000000" w:rsidP="00000000" w:rsidRDefault="00000000" w:rsidRPr="00000000" w14:paraId="00000079">
            <w:pPr>
              <w:spacing w:after="0" w:line="240" w:lineRule="auto"/>
              <w:rPr/>
            </w:pPr>
            <w:r w:rsidDel="00000000" w:rsidR="00000000" w:rsidRPr="00000000">
              <w:rPr>
                <w:b w:val="1"/>
                <w:bCs w:val="1"/>
                <w:color w:val="1f2937"/>
                <w:sz w:val="16"/>
                <w:szCs w:val="16"/>
                <w:rtl w:val="0"/>
              </w:rPr>
              <w:t xml:space="preserve">Scratch</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7A">
            <w:pPr>
              <w:spacing w:after="0" w:line="240" w:lineRule="auto"/>
              <w:rPr/>
            </w:pPr>
            <w:r w:rsidDel="00000000" w:rsidR="00000000" w:rsidRPr="00000000">
              <w:rPr>
                <w:sz w:val="16"/>
                <w:szCs w:val="16"/>
                <w:rtl w:val="0"/>
              </w:rPr>
              <w:t xml:space="preserve">Students can use Scratch and basic if/else or menu logic.</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7B">
            <w:pPr>
              <w:spacing w:after="0" w:line="240" w:lineRule="auto"/>
              <w:rPr/>
            </w:pPr>
            <w:r w:rsidDel="00000000" w:rsidR="00000000" w:rsidRPr="00000000">
              <w:rPr>
                <w:sz w:val="16"/>
                <w:szCs w:val="16"/>
                <w:rtl w:val="0"/>
              </w:rPr>
              <w:t xml:space="preserve">Scratch build card</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7C">
            <w:pPr>
              <w:spacing w:after="0" w:line="240" w:lineRule="auto"/>
              <w:rPr/>
            </w:pPr>
            <w:r w:rsidDel="00000000" w:rsidR="00000000" w:rsidRPr="00000000">
              <w:rPr>
                <w:rtl w:val="0"/>
              </w:rPr>
              <w:t xml:space="preserve">STATUS: FULLY SUPPORTED.</w:t>
              <w:br w:type="textWrapping"/>
              <w:t xml:space="preserve">Keep it topic-neutral and menu-based. Students use their own approved topic, but follow the fixed chatbot structure.</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07D">
            <w:pPr>
              <w:spacing w:after="0" w:line="240" w:lineRule="auto"/>
              <w:rPr/>
            </w:pPr>
            <w:r w:rsidDel="00000000" w:rsidR="00000000" w:rsidRPr="00000000">
              <w:rPr>
                <w:b w:val="1"/>
                <w:bCs w:val="1"/>
                <w:color w:val="1f2937"/>
                <w:sz w:val="16"/>
                <w:szCs w:val="16"/>
                <w:rtl w:val="0"/>
              </w:rPr>
              <w:t xml:space="preserve">School-approved GenAI chatbot setup</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7E">
            <w:pPr>
              <w:spacing w:after="0" w:line="240" w:lineRule="auto"/>
              <w:rPr/>
            </w:pPr>
            <w:r w:rsidDel="00000000" w:rsidR="00000000" w:rsidRPr="00000000">
              <w:rPr>
                <w:sz w:val="16"/>
                <w:szCs w:val="16"/>
                <w:rtl w:val="0"/>
              </w:rPr>
              <w:t xml:space="preserve">The school has an approved GenAI environment such as SchoolAI, Schoolhub.ai, Gemini Gem, Copilot Agent, or ChatGPT/Claude Prompt Capsule.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7F">
            <w:pPr>
              <w:spacing w:after="0" w:line="240" w:lineRule="auto"/>
              <w:rPr/>
            </w:pPr>
            <w:r w:rsidDel="00000000" w:rsidR="00000000" w:rsidRPr="00000000">
              <w:rPr>
                <w:sz w:val="16"/>
                <w:szCs w:val="16"/>
                <w:rtl w:val="0"/>
              </w:rPr>
              <w:t xml:space="preserve">GenAI setup card</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0">
            <w:pPr>
              <w:spacing w:after="0" w:line="240" w:lineRule="auto"/>
              <w:rPr/>
            </w:pPr>
            <w:r w:rsidDel="00000000" w:rsidR="00000000" w:rsidRPr="00000000">
              <w:rPr>
                <w:sz w:val="16"/>
                <w:szCs w:val="16"/>
                <w:rtl w:val="0"/>
              </w:rPr>
              <w:t xml:space="preserve">STATUS: WORK IN PROGRESS.</w:t>
              <w:br w:type="textWrapping"/>
              <w:t xml:space="preserve">The student-assisted Prompt Capsule shows the intended default logic. Full platform-specific instructions, testing, screenshots, and validation will follow.</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ce4d6" w:val="clear"/>
            <w:tcMar>
              <w:top w:w="70.0" w:type="dxa"/>
              <w:left w:w="80.0" w:type="dxa"/>
              <w:bottom w:w="70.0" w:type="dxa"/>
              <w:right w:w="80.0" w:type="dxa"/>
            </w:tcMar>
            <w:vAlign w:val="center"/>
          </w:tcPr>
          <w:p w:rsidR="00000000" w:rsidDel="00000000" w:rsidP="00000000" w:rsidRDefault="00000000" w:rsidRPr="00000000" w14:paraId="00000081">
            <w:pPr>
              <w:spacing w:after="0" w:line="240" w:lineRule="auto"/>
              <w:rPr/>
            </w:pPr>
            <w:r w:rsidDel="00000000" w:rsidR="00000000" w:rsidRPr="00000000">
              <w:rPr>
                <w:b w:val="1"/>
                <w:bCs w:val="1"/>
                <w:color w:val="1f2937"/>
                <w:sz w:val="16"/>
                <w:szCs w:val="16"/>
                <w:rtl w:val="0"/>
              </w:rPr>
              <w:t xml:space="preserve">Paper-based chatbot logic</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2">
            <w:pPr>
              <w:spacing w:after="0" w:line="240" w:lineRule="auto"/>
              <w:rPr/>
            </w:pPr>
            <w:r w:rsidDel="00000000" w:rsidR="00000000" w:rsidRPr="00000000">
              <w:rPr>
                <w:sz w:val="16"/>
                <w:szCs w:val="16"/>
                <w:rtl w:val="0"/>
              </w:rPr>
              <w:t xml:space="preserve">Devices/tools are limited or the teacher wants an unplugged version.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3">
            <w:pPr>
              <w:spacing w:after="0" w:line="240" w:lineRule="auto"/>
              <w:rPr/>
            </w:pPr>
            <w:r w:rsidDel="00000000" w:rsidR="00000000" w:rsidRPr="00000000">
              <w:rPr>
                <w:sz w:val="16"/>
                <w:szCs w:val="16"/>
                <w:rtl w:val="0"/>
              </w:rPr>
              <w:t xml:space="preserve">Paper-based build card</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4">
            <w:pPr>
              <w:spacing w:after="0" w:line="240" w:lineRule="auto"/>
              <w:rPr/>
            </w:pPr>
            <w:r w:rsidDel="00000000" w:rsidR="00000000" w:rsidRPr="00000000">
              <w:rPr>
                <w:sz w:val="16"/>
                <w:szCs w:val="16"/>
                <w:rtl w:val="0"/>
              </w:rPr>
              <w:t xml:space="preserve">STATUS: WORK IN PROGRESS.</w:t>
              <w:br w:type="textWrapping"/>
              <w:t xml:space="preserve">The preliminary card and example show the intended equal-learning-value route. The final printable and facilitation pack will follow.</w:t>
            </w:r>
            <w:r w:rsidDel="00000000" w:rsidR="00000000" w:rsidRPr="00000000">
              <w:rPr>
                <w:rtl w:val="0"/>
              </w:rPr>
            </w:r>
          </w:p>
        </w:tc>
      </w:tr>
    </w:tbl>
    <w:p w:rsidR="00000000" w:rsidDel="00000000" w:rsidP="00000000" w:rsidRDefault="00000000" w:rsidRPr="00000000" w14:paraId="00000085">
      <w:pPr>
        <w:pStyle w:val="Heading4"/>
        <w:rPr/>
      </w:pPr>
      <w:r w:rsidDel="00000000" w:rsidR="00000000" w:rsidRPr="00000000">
        <w:rPr>
          <w:rtl w:val="0"/>
        </w:rPr>
        <w:t xml:space="preserve">Before the lesson</w:t>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0"/>
        <w:gridCol w:w="5990"/>
        <w:tblGridChange w:id="0">
          <w:tblGrid>
            <w:gridCol w:w="3370"/>
            <w:gridCol w:w="599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86">
            <w:pPr>
              <w:rPr/>
            </w:pPr>
            <w:r w:rsidDel="00000000" w:rsidR="00000000" w:rsidRPr="00000000">
              <w:rPr>
                <w:rtl w:val="0"/>
              </w:rPr>
              <w:t xml:space="preserve">Check</w:t>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87">
            <w:pPr>
              <w:rPr/>
            </w:pPr>
            <w:r w:rsidDel="00000000" w:rsidR="00000000" w:rsidRPr="00000000">
              <w:rPr>
                <w:rtl w:val="0"/>
              </w:rPr>
              <w:t xml:space="preserve">Teacher preparation</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8">
            <w:pPr>
              <w:rPr/>
            </w:pPr>
            <w:r w:rsidDel="00000000" w:rsidR="00000000" w:rsidRPr="00000000">
              <w:rPr>
                <w:rtl w:val="0"/>
              </w:rPr>
              <w:t xml:space="preserve">All groups</w:t>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9">
            <w:pPr>
              <w:rPr/>
            </w:pPr>
            <w:r w:rsidDel="00000000" w:rsidR="00000000" w:rsidRPr="00000000">
              <w:rPr>
                <w:rtl w:val="0"/>
              </w:rPr>
              <w:t xml:space="preserve">Select the prototype option, prepare the relevant materials, and decide how work will be saved.</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A">
            <w:pPr>
              <w:rPr/>
            </w:pPr>
            <w:r w:rsidDel="00000000" w:rsidR="00000000" w:rsidRPr="00000000">
              <w:rPr>
                <w:rtl w:val="0"/>
              </w:rPr>
              <w:t xml:space="preserve">Option A — Scratch</w:t>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B">
            <w:pPr>
              <w:rPr/>
            </w:pPr>
            <w:r w:rsidDel="00000000" w:rsidR="00000000" w:rsidRPr="00000000">
              <w:rPr>
                <w:rtl w:val="0"/>
              </w:rPr>
              <w:t xml:space="preserve">Open and test the starter project; confirm that projects can be saved or shared.</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C">
            <w:pPr>
              <w:rPr/>
            </w:pPr>
            <w:r w:rsidDel="00000000" w:rsidR="00000000" w:rsidRPr="00000000">
              <w:rPr>
                <w:rtl w:val="0"/>
              </w:rPr>
              <w:t xml:space="preserve">Options B and C</w:t>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D">
            <w:pPr>
              <w:rPr/>
            </w:pPr>
            <w:r w:rsidDel="00000000" w:rsidR="00000000" w:rsidRPr="00000000">
              <w:rPr>
                <w:rtl w:val="0"/>
              </w:rPr>
              <w:t xml:space="preserve">Use only for preliminary, teacher-prepared pilots. Test all materials before the lesson.</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E">
            <w:pPr>
              <w:rPr/>
            </w:pPr>
            <w:r w:rsidDel="00000000" w:rsidR="00000000" w:rsidRPr="00000000">
              <w:rPr>
                <w:rtl w:val="0"/>
              </w:rPr>
              <w:t xml:space="preserve">Contingency</w:t>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8F">
            <w:pPr>
              <w:rPr/>
            </w:pPr>
            <w:r w:rsidDel="00000000" w:rsidR="00000000" w:rsidRPr="00000000">
              <w:rPr>
                <w:rtl w:val="0"/>
              </w:rPr>
              <w:t xml:space="preserve">If the digital build is not ready, keep the completed paper logic as the testable prototype.</w:t>
            </w:r>
          </w:p>
        </w:tc>
      </w:tr>
    </w:tbl>
    <w:p w:rsidR="00000000" w:rsidDel="00000000" w:rsidP="00000000" w:rsidRDefault="00000000" w:rsidRPr="00000000" w14:paraId="00000090">
      <w:pPr>
        <w:pStyle w:val="Heading4"/>
        <w:rPr/>
      </w:pPr>
      <w:r w:rsidDel="00000000" w:rsidR="00000000" w:rsidRPr="00000000">
        <w:rPr>
          <w:rtl w:val="0"/>
        </w:rPr>
        <w:t xml:space="preserve">Ιmplementation flow</w:t>
      </w:r>
    </w:p>
    <w:p w:rsidR="00000000" w:rsidDel="00000000" w:rsidP="00000000" w:rsidRDefault="00000000" w:rsidRPr="00000000" w14:paraId="00000091">
      <w:pPr>
        <w:rPr/>
      </w:pPr>
      <w:r w:rsidDel="00000000" w:rsidR="00000000" w:rsidRPr="00000000">
        <w:rPr>
          <w:rtl w:val="0"/>
        </w:rPr>
        <w:t xml:space="preserve">CORE 2 is designed as a 90-minute module. It is recommended to deliver it as two 45-minute sessions.</w:t>
      </w:r>
    </w:p>
    <w:p w:rsidR="00000000" w:rsidDel="00000000" w:rsidP="00000000" w:rsidRDefault="00000000" w:rsidRPr="00000000" w14:paraId="00000092">
      <w:pPr>
        <w:pStyle w:val="Heading5"/>
        <w:rPr/>
      </w:pPr>
      <w:r w:rsidDel="00000000" w:rsidR="00000000" w:rsidRPr="00000000">
        <w:rPr>
          <w:rtl w:val="0"/>
        </w:rPr>
        <w:t xml:space="preserve">Session 1 — Design the chatbot logic</w:t>
      </w:r>
    </w:p>
    <w:p w:rsidR="00000000" w:rsidDel="00000000" w:rsidP="00000000" w:rsidRDefault="00000000" w:rsidRPr="00000000" w14:paraId="00000093">
      <w:pPr>
        <w:rPr/>
      </w:pPr>
      <w:r w:rsidDel="00000000" w:rsidR="00000000" w:rsidRPr="00000000">
        <w:rPr>
          <w:rtl w:val="0"/>
        </w:rPr>
        <w:t xml:space="preserve">Focus: Students turn CORE 1 evidence into a chatbot design plan.</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9"/>
        <w:gridCol w:w="2527"/>
        <w:gridCol w:w="1404"/>
        <w:gridCol w:w="4540"/>
        <w:tblGridChange w:id="0">
          <w:tblGrid>
            <w:gridCol w:w="889"/>
            <w:gridCol w:w="2527"/>
            <w:gridCol w:w="1404"/>
            <w:gridCol w:w="454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94">
            <w:pPr>
              <w:spacing w:after="0" w:line="240" w:lineRule="auto"/>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95">
            <w:pPr>
              <w:spacing w:after="0" w:line="240" w:lineRule="auto"/>
              <w:rPr/>
            </w:pPr>
            <w:r w:rsidDel="00000000" w:rsidR="00000000" w:rsidRPr="00000000">
              <w:rPr>
                <w:b w:val="1"/>
                <w:bCs w:val="1"/>
                <w:color w:val="ffffff"/>
                <w:sz w:val="18"/>
                <w:szCs w:val="18"/>
                <w:rtl w:val="0"/>
              </w:rPr>
              <w:t xml:space="preserve">Teaching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96">
            <w:pPr>
              <w:spacing w:after="0" w:line="240" w:lineRule="auto"/>
              <w:rPr/>
            </w:pPr>
            <w:r w:rsidDel="00000000" w:rsidR="00000000" w:rsidRPr="00000000">
              <w:rPr>
                <w:b w:val="1"/>
                <w:bCs w:val="1"/>
                <w:color w:val="ffffff"/>
                <w:sz w:val="18"/>
                <w:szCs w:val="18"/>
                <w:rtl w:val="0"/>
              </w:rPr>
              <w:t xml:space="preserve">Suggested 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97">
            <w:pPr>
              <w:spacing w:after="0" w:line="240" w:lineRule="auto"/>
              <w:rPr/>
            </w:pPr>
            <w:r w:rsidDel="00000000" w:rsidR="00000000" w:rsidRPr="00000000">
              <w:rPr>
                <w:b w:val="1"/>
                <w:bCs w:val="1"/>
                <w:color w:val="ffffff"/>
                <w:sz w:val="18"/>
                <w:szCs w:val="18"/>
                <w:rtl w:val="0"/>
              </w:rPr>
              <w:t xml:space="preserve">Minimum expectation</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98">
            <w:pPr>
              <w:spacing w:after="0" w:line="240" w:lineRule="auto"/>
              <w:rPr/>
            </w:pPr>
            <w:r w:rsidDel="00000000" w:rsidR="00000000" w:rsidRPr="00000000">
              <w:rPr>
                <w:sz w:val="18"/>
                <w:szCs w:val="18"/>
                <w:rtl w:val="0"/>
              </w:rPr>
              <w:t xml:space="preserve">1</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99">
            <w:pPr>
              <w:spacing w:after="0" w:line="240" w:lineRule="auto"/>
              <w:rPr/>
            </w:pPr>
            <w:r w:rsidDel="00000000" w:rsidR="00000000" w:rsidRPr="00000000">
              <w:rPr>
                <w:sz w:val="18"/>
                <w:szCs w:val="18"/>
                <w:rtl w:val="0"/>
              </w:rPr>
              <w:t xml:space="preserve">Reconnect with CORE 1</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9A">
            <w:pPr>
              <w:spacing w:after="0" w:line="240" w:lineRule="auto"/>
              <w:rPr/>
            </w:pPr>
            <w:r w:rsidDel="00000000" w:rsidR="00000000" w:rsidRPr="00000000">
              <w:rPr>
                <w:sz w:val="18"/>
                <w:szCs w:val="18"/>
                <w:rtl w:val="0"/>
              </w:rPr>
              <w:t xml:space="preserve">5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9B">
            <w:pPr>
              <w:spacing w:after="0" w:line="240" w:lineRule="auto"/>
              <w:rPr/>
            </w:pPr>
            <w:r w:rsidDel="00000000" w:rsidR="00000000" w:rsidRPr="00000000">
              <w:rPr>
                <w:sz w:val="18"/>
                <w:szCs w:val="18"/>
                <w:rtl w:val="0"/>
              </w:rPr>
              <w:t xml:space="preserve">Each group identifies its “A good chatbot should...” principle and understands that it will become a design requirement.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9C">
            <w:pPr>
              <w:spacing w:after="0" w:line="240" w:lineRule="auto"/>
              <w:rPr/>
            </w:pPr>
            <w:r w:rsidDel="00000000" w:rsidR="00000000" w:rsidRPr="00000000">
              <w:rPr>
                <w:sz w:val="18"/>
                <w:szCs w:val="18"/>
                <w:rtl w:val="0"/>
              </w:rPr>
              <w:t xml:space="preserve">2</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9D">
            <w:pPr>
              <w:spacing w:after="0" w:line="240" w:lineRule="auto"/>
              <w:rPr/>
            </w:pPr>
            <w:r w:rsidDel="00000000" w:rsidR="00000000" w:rsidRPr="00000000">
              <w:rPr>
                <w:sz w:val="18"/>
                <w:szCs w:val="18"/>
                <w:rtl w:val="0"/>
              </w:rPr>
              <w:t xml:space="preserve">Introduce the design mission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9E">
            <w:pPr>
              <w:spacing w:after="0" w:line="240" w:lineRule="auto"/>
              <w:rPr/>
            </w:pPr>
            <w:r w:rsidDel="00000000" w:rsidR="00000000" w:rsidRPr="00000000">
              <w:rPr>
                <w:sz w:val="18"/>
                <w:szCs w:val="18"/>
                <w:rtl w:val="0"/>
              </w:rPr>
              <w:t xml:space="preserve">5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9F">
            <w:pPr>
              <w:spacing w:after="0" w:line="240" w:lineRule="auto"/>
              <w:rPr/>
            </w:pPr>
            <w:r w:rsidDel="00000000" w:rsidR="00000000" w:rsidRPr="00000000">
              <w:rPr>
                <w:sz w:val="18"/>
                <w:szCs w:val="18"/>
                <w:rtl w:val="0"/>
              </w:rPr>
              <w:t xml:space="preserve">Students understand that they are designing a small chatbot that knows its job: helpful, clear, and honest about its limits.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0">
            <w:pPr>
              <w:spacing w:after="0" w:line="240" w:lineRule="auto"/>
              <w:rPr/>
            </w:pPr>
            <w:r w:rsidDel="00000000" w:rsidR="00000000" w:rsidRPr="00000000">
              <w:rPr>
                <w:sz w:val="18"/>
                <w:szCs w:val="18"/>
                <w:rtl w:val="0"/>
              </w:rPr>
              <w:t xml:space="preserve">3</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1">
            <w:pPr>
              <w:spacing w:after="0" w:line="240" w:lineRule="auto"/>
              <w:rPr/>
            </w:pPr>
            <w:r w:rsidDel="00000000" w:rsidR="00000000" w:rsidRPr="00000000">
              <w:rPr>
                <w:sz w:val="18"/>
                <w:szCs w:val="18"/>
                <w:rtl w:val="0"/>
              </w:rPr>
              <w:t xml:space="preserve">Define chatbot purpose and user</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2">
            <w:pPr>
              <w:spacing w:after="0" w:line="240" w:lineRule="auto"/>
              <w:rPr/>
            </w:pPr>
            <w:r w:rsidDel="00000000" w:rsidR="00000000" w:rsidRPr="00000000">
              <w:rPr>
                <w:sz w:val="18"/>
                <w:szCs w:val="18"/>
                <w:rtl w:val="0"/>
              </w:rPr>
              <w:t xml:space="preserve">7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3">
            <w:pPr>
              <w:spacing w:after="0" w:line="240" w:lineRule="auto"/>
              <w:rPr/>
            </w:pPr>
            <w:r w:rsidDel="00000000" w:rsidR="00000000" w:rsidRPr="00000000">
              <w:rPr>
                <w:sz w:val="18"/>
                <w:szCs w:val="18"/>
                <w:rtl w:val="0"/>
              </w:rPr>
              <w:t xml:space="preserve">Each group defines what the chatbot helps with and who it is designed for.</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4">
            <w:pPr>
              <w:rPr/>
            </w:pPr>
            <w:r w:rsidDel="00000000" w:rsidR="00000000" w:rsidRPr="00000000">
              <w:rPr>
                <w:rtl w:val="0"/>
              </w:rPr>
              <w:t xml:space="preserve">4</w:t>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5">
            <w:pPr>
              <w:spacing w:after="0" w:line="240" w:lineRule="auto"/>
              <w:rPr/>
            </w:pPr>
            <w:r w:rsidDel="00000000" w:rsidR="00000000" w:rsidRPr="00000000">
              <w:rPr>
                <w:sz w:val="18"/>
                <w:szCs w:val="18"/>
                <w:rtl w:val="0"/>
              </w:rPr>
              <w:t xml:space="preserve">Generate four likely user questions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6">
            <w:pPr>
              <w:spacing w:after="0" w:line="240" w:lineRule="auto"/>
              <w:rPr/>
            </w:pPr>
            <w:r w:rsidDel="00000000" w:rsidR="00000000" w:rsidRPr="00000000">
              <w:rPr>
                <w:sz w:val="18"/>
                <w:szCs w:val="18"/>
                <w:rtl w:val="0"/>
              </w:rPr>
              <w:t xml:space="preserve">8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7">
            <w:pPr>
              <w:spacing w:after="0" w:line="240" w:lineRule="auto"/>
              <w:rPr/>
            </w:pPr>
            <w:r w:rsidDel="00000000" w:rsidR="00000000" w:rsidRPr="00000000">
              <w:rPr>
                <w:sz w:val="18"/>
                <w:szCs w:val="18"/>
                <w:rtl w:val="0"/>
              </w:rPr>
              <w:t xml:space="preserve">Each group writes four examples of what the target user might realistically ask. These questions reveal user needs; they are not four separate chatbot branches.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8">
            <w:pPr>
              <w:spacing w:after="0" w:line="240" w:lineRule="auto"/>
              <w:rPr/>
            </w:pPr>
            <w:r w:rsidDel="00000000" w:rsidR="00000000" w:rsidRPr="00000000">
              <w:rPr>
                <w:sz w:val="18"/>
                <w:szCs w:val="18"/>
                <w:rtl w:val="0"/>
              </w:rPr>
              <w:t xml:space="preserve">5</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9">
            <w:pPr>
              <w:spacing w:after="0" w:line="240" w:lineRule="auto"/>
              <w:rPr/>
            </w:pPr>
            <w:r w:rsidDel="00000000" w:rsidR="00000000" w:rsidRPr="00000000">
              <w:rPr>
                <w:sz w:val="18"/>
                <w:szCs w:val="18"/>
                <w:rtl w:val="0"/>
              </w:rPr>
              <w:t xml:space="preserve">Turn the questions into three response categories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A">
            <w:pPr>
              <w:spacing w:after="0" w:line="240" w:lineRule="auto"/>
              <w:rPr/>
            </w:pPr>
            <w:r w:rsidDel="00000000" w:rsidR="00000000" w:rsidRPr="00000000">
              <w:rPr>
                <w:sz w:val="18"/>
                <w:szCs w:val="18"/>
                <w:rtl w:val="0"/>
              </w:rPr>
              <w:t xml:space="preserve">8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B">
            <w:pPr>
              <w:spacing w:after="0" w:line="240" w:lineRule="auto"/>
              <w:rPr/>
            </w:pPr>
            <w:r w:rsidDel="00000000" w:rsidR="00000000" w:rsidRPr="00000000">
              <w:rPr>
                <w:sz w:val="18"/>
                <w:szCs w:val="18"/>
                <w:rtl w:val="0"/>
              </w:rPr>
              <w:t xml:space="preserve">Each group identifies three main kinds of help, connects every question to a category, and plans a separate fallback for unclear input.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C">
            <w:pPr>
              <w:spacing w:after="0" w:line="240" w:lineRule="auto"/>
              <w:rPr/>
            </w:pPr>
            <w:r w:rsidDel="00000000" w:rsidR="00000000" w:rsidRPr="00000000">
              <w:rPr>
                <w:sz w:val="18"/>
                <w:szCs w:val="18"/>
                <w:rtl w:val="0"/>
              </w:rPr>
              <w:t xml:space="preserve">6</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D">
            <w:pPr>
              <w:spacing w:after="0" w:line="240" w:lineRule="auto"/>
              <w:rPr/>
            </w:pPr>
            <w:r w:rsidDel="00000000" w:rsidR="00000000" w:rsidRPr="00000000">
              <w:rPr>
                <w:sz w:val="18"/>
                <w:szCs w:val="18"/>
                <w:rtl w:val="0"/>
              </w:rPr>
              <w:t xml:space="preserve">Draft response rules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E">
            <w:pPr>
              <w:spacing w:after="0" w:line="240" w:lineRule="auto"/>
              <w:rPr/>
            </w:pPr>
            <w:r w:rsidDel="00000000" w:rsidR="00000000" w:rsidRPr="00000000">
              <w:rPr>
                <w:sz w:val="18"/>
                <w:szCs w:val="18"/>
                <w:rtl w:val="0"/>
              </w:rPr>
              <w:t xml:space="preserve">10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AF">
            <w:pPr>
              <w:spacing w:after="0" w:line="240" w:lineRule="auto"/>
              <w:rPr/>
            </w:pPr>
            <w:r w:rsidDel="00000000" w:rsidR="00000000" w:rsidRPr="00000000">
              <w:rPr>
                <w:sz w:val="18"/>
                <w:szCs w:val="18"/>
                <w:rtl w:val="0"/>
              </w:rPr>
              <w:t xml:space="preserve">Each group writes three useful responses, one fallback response, and one limitation/safety response.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B0">
            <w:pPr>
              <w:spacing w:after="0" w:line="240" w:lineRule="auto"/>
              <w:rPr/>
            </w:pPr>
            <w:r w:rsidDel="00000000" w:rsidR="00000000" w:rsidRPr="00000000">
              <w:rPr>
                <w:sz w:val="18"/>
                <w:szCs w:val="18"/>
                <w:rtl w:val="0"/>
              </w:rPr>
              <w:t xml:space="preserve">7</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B1">
            <w:pPr>
              <w:spacing w:after="0" w:line="240" w:lineRule="auto"/>
              <w:rPr/>
            </w:pPr>
            <w:r w:rsidDel="00000000" w:rsidR="00000000" w:rsidRPr="00000000">
              <w:rPr>
                <w:sz w:val="18"/>
                <w:szCs w:val="18"/>
                <w:rtl w:val="0"/>
              </w:rPr>
              <w:t xml:space="preserve">Optional GenAI design coach check or teacher review</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B2">
            <w:pPr>
              <w:spacing w:after="0" w:line="240" w:lineRule="auto"/>
              <w:rPr/>
            </w:pPr>
            <w:r w:rsidDel="00000000" w:rsidR="00000000" w:rsidRPr="00000000">
              <w:rPr>
                <w:sz w:val="18"/>
                <w:szCs w:val="18"/>
                <w:rtl w:val="0"/>
              </w:rPr>
              <w:t xml:space="preserve">2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B3">
            <w:pPr>
              <w:spacing w:after="0" w:line="240" w:lineRule="auto"/>
              <w:rPr/>
            </w:pPr>
            <w:r w:rsidDel="00000000" w:rsidR="00000000" w:rsidRPr="00000000">
              <w:rPr>
                <w:sz w:val="18"/>
                <w:szCs w:val="18"/>
                <w:rtl w:val="0"/>
              </w:rPr>
              <w:t xml:space="preserve">Students receive or note one possible improvement, only after drafting their own chatbot logic.</w:t>
            </w: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t xml:space="preserve">Session 1 output: A completed chatbot logic plan and Principle Trace: CORE 1 principle, design requirement, exact feature where it will appear, principle-specific test, purpose, user, four questions, three categories, responses, fallback, and limitation/safety response.</w:t>
      </w:r>
    </w:p>
    <w:p w:rsidR="00000000" w:rsidDel="00000000" w:rsidP="00000000" w:rsidRDefault="00000000" w:rsidRPr="00000000" w14:paraId="000000B5">
      <w:pPr>
        <w:pStyle w:val="Heading5"/>
        <w:rPr/>
      </w:pPr>
      <w:r w:rsidDel="00000000" w:rsidR="00000000" w:rsidRPr="00000000">
        <w:rPr>
          <w:rtl w:val="0"/>
        </w:rPr>
        <w:t xml:space="preserve">Session 2 — Rehearse, build, test, and prepare for CORE 3</w:t>
      </w:r>
    </w:p>
    <w:p w:rsidR="00000000" w:rsidDel="00000000" w:rsidP="00000000" w:rsidRDefault="00000000" w:rsidRPr="00000000" w14:paraId="000000B6">
      <w:pPr>
        <w:rPr/>
      </w:pPr>
      <w:r w:rsidDel="00000000" w:rsidR="00000000" w:rsidRPr="00000000">
        <w:rPr>
          <w:rtl w:val="0"/>
        </w:rPr>
        <w:t xml:space="preserve">Focus: Students turn their chatbot logic into a small test-ready prototype.</w:t>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9"/>
        <w:gridCol w:w="2527"/>
        <w:gridCol w:w="1404"/>
        <w:gridCol w:w="4540"/>
        <w:tblGridChange w:id="0">
          <w:tblGrid>
            <w:gridCol w:w="889"/>
            <w:gridCol w:w="2527"/>
            <w:gridCol w:w="1404"/>
            <w:gridCol w:w="4540"/>
          </w:tblGrid>
        </w:tblGridChange>
      </w:tblGrid>
      <w:tr>
        <w:trPr>
          <w:cantSplit w:val="1"/>
          <w:tblHeader w:val="0"/>
        </w:trPr>
        <w:tc>
          <w:tcPr>
            <w:shd w:fill="d9eaf7" w:val="clear"/>
            <w:tcMar>
              <w:top w:w="120.0" w:type="dxa"/>
              <w:left w:w="140.0" w:type="dxa"/>
              <w:bottom w:w="120.0" w:type="dxa"/>
              <w:right w:w="140.0" w:type="dxa"/>
            </w:tcMar>
            <w:vAlign w:val="center"/>
          </w:tcPr>
          <w:p w:rsidR="00000000" w:rsidDel="00000000" w:rsidP="00000000" w:rsidRDefault="00000000" w:rsidRPr="00000000" w14:paraId="000000B7">
            <w:pPr>
              <w:spacing w:after="0" w:lineRule="auto"/>
              <w:rPr/>
            </w:pPr>
            <w:r w:rsidDel="00000000" w:rsidR="00000000" w:rsidRPr="00000000">
              <w:rPr>
                <w:b w:val="1"/>
                <w:bCs w:val="1"/>
                <w:rtl w:val="0"/>
              </w:rPr>
              <w:t xml:space="preserve">Implementation note Option A — Scratch is the fully supported classroom pathway. Options B and C remain Work in Progress. Their preliminary materials show the intended logic, equivalent learning purpose, and future implementation direction. Teachers who locally pilot them must adapt and test the materials in advance.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B8">
            <w:pPr>
              <w:spacing w:after="0" w:line="240" w:lineRule="auto"/>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B9">
            <w:pPr>
              <w:spacing w:after="0" w:line="240" w:lineRule="auto"/>
              <w:rPr/>
            </w:pPr>
            <w:r w:rsidDel="00000000" w:rsidR="00000000" w:rsidRPr="00000000">
              <w:rPr>
                <w:b w:val="1"/>
                <w:bCs w:val="1"/>
                <w:color w:val="ffffff"/>
                <w:sz w:val="18"/>
                <w:szCs w:val="18"/>
                <w:rtl w:val="0"/>
              </w:rPr>
              <w:t xml:space="preserve">Teaching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BA">
            <w:pPr>
              <w:spacing w:after="0" w:line="240" w:lineRule="auto"/>
              <w:rPr/>
            </w:pPr>
            <w:r w:rsidDel="00000000" w:rsidR="00000000" w:rsidRPr="00000000">
              <w:rPr>
                <w:b w:val="1"/>
                <w:bCs w:val="1"/>
                <w:color w:val="ffffff"/>
                <w:sz w:val="18"/>
                <w:szCs w:val="18"/>
                <w:rtl w:val="0"/>
              </w:rPr>
              <w:t xml:space="preserve">Suggested 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0BB">
            <w:pPr>
              <w:spacing w:after="0" w:line="240" w:lineRule="auto"/>
              <w:rPr/>
            </w:pPr>
            <w:r w:rsidDel="00000000" w:rsidR="00000000" w:rsidRPr="00000000">
              <w:rPr>
                <w:b w:val="1"/>
                <w:bCs w:val="1"/>
                <w:color w:val="ffffff"/>
                <w:sz w:val="18"/>
                <w:szCs w:val="18"/>
                <w:rtl w:val="0"/>
              </w:rPr>
              <w:t xml:space="preserve">Minimum expectation</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BC">
            <w:pPr>
              <w:spacing w:after="0" w:line="240" w:lineRule="auto"/>
              <w:rPr/>
            </w:pPr>
            <w:r w:rsidDel="00000000" w:rsidR="00000000" w:rsidRPr="00000000">
              <w:rPr>
                <w:sz w:val="18"/>
                <w:szCs w:val="18"/>
                <w:rtl w:val="0"/>
              </w:rPr>
              <w:t xml:space="preserve">1</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BD">
            <w:pPr>
              <w:spacing w:after="0" w:line="240" w:lineRule="auto"/>
              <w:rPr/>
            </w:pPr>
            <w:r w:rsidDel="00000000" w:rsidR="00000000" w:rsidRPr="00000000">
              <w:rPr>
                <w:sz w:val="18"/>
                <w:szCs w:val="18"/>
                <w:rtl w:val="0"/>
              </w:rPr>
              <w:t xml:space="preserve">Restart from the chatbot logic plan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BE">
            <w:pPr>
              <w:spacing w:after="0" w:line="240" w:lineRule="auto"/>
              <w:rPr/>
            </w:pPr>
            <w:r w:rsidDel="00000000" w:rsidR="00000000" w:rsidRPr="00000000">
              <w:rPr>
                <w:sz w:val="18"/>
                <w:szCs w:val="18"/>
                <w:rtl w:val="0"/>
              </w:rPr>
              <w:t xml:space="preserve">3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BF">
            <w:pPr>
              <w:spacing w:after="0" w:line="240" w:lineRule="auto"/>
              <w:rPr/>
            </w:pPr>
            <w:r w:rsidDel="00000000" w:rsidR="00000000" w:rsidRPr="00000000">
              <w:rPr>
                <w:sz w:val="18"/>
                <w:szCs w:val="18"/>
                <w:rtl w:val="0"/>
              </w:rPr>
              <w:t xml:space="preserve">Groups check that their purpose, categories, fallback, and limitation response are ready before building.</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0">
            <w:pPr>
              <w:spacing w:after="0" w:line="240" w:lineRule="auto"/>
              <w:rPr/>
            </w:pPr>
            <w:r w:rsidDel="00000000" w:rsidR="00000000" w:rsidRPr="00000000">
              <w:rPr>
                <w:sz w:val="18"/>
                <w:szCs w:val="18"/>
                <w:rtl w:val="0"/>
              </w:rPr>
              <w:t xml:space="preserve">2</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1">
            <w:pPr>
              <w:spacing w:after="0" w:line="240" w:lineRule="auto"/>
              <w:rPr/>
            </w:pPr>
            <w:r w:rsidDel="00000000" w:rsidR="00000000" w:rsidRPr="00000000">
              <w:rPr>
                <w:sz w:val="18"/>
                <w:szCs w:val="18"/>
                <w:rtl w:val="0"/>
              </w:rPr>
              <w:t xml:space="preserve">Paper logic rehearsal</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2">
            <w:pPr>
              <w:spacing w:after="0" w:line="240" w:lineRule="auto"/>
              <w:rPr/>
            </w:pPr>
            <w:r w:rsidDel="00000000" w:rsidR="00000000" w:rsidRPr="00000000">
              <w:rPr>
                <w:sz w:val="18"/>
                <w:szCs w:val="18"/>
                <w:rtl w:val="0"/>
              </w:rPr>
              <w:t xml:space="preserve">5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3">
            <w:pPr>
              <w:spacing w:after="0" w:line="240" w:lineRule="auto"/>
              <w:rPr/>
            </w:pPr>
            <w:r w:rsidDel="00000000" w:rsidR="00000000" w:rsidRPr="00000000">
              <w:rPr>
                <w:sz w:val="18"/>
                <w:szCs w:val="18"/>
                <w:rtl w:val="0"/>
              </w:rPr>
              <w:t xml:space="preserve">Before opening the tool, each group tests the logic once using questions, categories, responses, fallback, and limitation.</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4">
            <w:pPr>
              <w:spacing w:after="0" w:line="240" w:lineRule="auto"/>
              <w:rPr/>
            </w:pPr>
            <w:r w:rsidDel="00000000" w:rsidR="00000000" w:rsidRPr="00000000">
              <w:rPr>
                <w:sz w:val="18"/>
                <w:szCs w:val="18"/>
                <w:rtl w:val="0"/>
              </w:rPr>
              <w:t xml:space="preserve">3</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5">
            <w:pPr>
              <w:spacing w:after="0" w:line="240" w:lineRule="auto"/>
              <w:rPr/>
            </w:pPr>
            <w:r w:rsidDel="00000000" w:rsidR="00000000" w:rsidRPr="00000000">
              <w:rPr>
                <w:sz w:val="18"/>
                <w:szCs w:val="18"/>
                <w:rtl w:val="0"/>
              </w:rPr>
              <w:t xml:space="preserve">Confirm prototype option and open build guide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6">
            <w:pPr>
              <w:spacing w:after="0" w:line="240" w:lineRule="auto"/>
              <w:rPr/>
            </w:pPr>
            <w:r w:rsidDel="00000000" w:rsidR="00000000" w:rsidRPr="00000000">
              <w:rPr>
                <w:sz w:val="18"/>
                <w:szCs w:val="18"/>
                <w:rtl w:val="0"/>
              </w:rPr>
              <w:t xml:space="preserve">3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7">
            <w:pPr>
              <w:spacing w:after="0" w:line="240" w:lineRule="auto"/>
              <w:rPr/>
            </w:pPr>
            <w:r w:rsidDel="00000000" w:rsidR="00000000" w:rsidRPr="00000000">
              <w:rPr>
                <w:sz w:val="18"/>
                <w:szCs w:val="18"/>
                <w:rtl w:val="0"/>
              </w:rPr>
              <w:t xml:space="preserve">Students know whether they are using Scratch, school-approved GenAI setup, or paper-based logic, and locate the relevant implementation guide.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8">
            <w:pPr>
              <w:rPr/>
            </w:pPr>
            <w:r w:rsidDel="00000000" w:rsidR="00000000" w:rsidRPr="00000000">
              <w:rPr>
                <w:rtl w:val="0"/>
              </w:rPr>
              <w:t xml:space="preserve">4</w:t>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9">
            <w:pPr>
              <w:spacing w:after="0" w:line="240" w:lineRule="auto"/>
              <w:rPr/>
            </w:pPr>
            <w:r w:rsidDel="00000000" w:rsidR="00000000" w:rsidRPr="00000000">
              <w:rPr>
                <w:sz w:val="18"/>
                <w:szCs w:val="18"/>
                <w:rtl w:val="0"/>
              </w:rPr>
              <w:t xml:space="preserve">Build or simulate the prototype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A">
            <w:pPr>
              <w:spacing w:after="0" w:line="240" w:lineRule="auto"/>
              <w:rPr/>
            </w:pPr>
            <w:r w:rsidDel="00000000" w:rsidR="00000000" w:rsidRPr="00000000">
              <w:rPr>
                <w:sz w:val="18"/>
                <w:szCs w:val="18"/>
                <w:rtl w:val="0"/>
              </w:rPr>
              <w:t xml:space="preserve">17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B">
            <w:pPr>
              <w:spacing w:after="0" w:line="240" w:lineRule="auto"/>
              <w:rPr/>
            </w:pPr>
            <w:r w:rsidDel="00000000" w:rsidR="00000000" w:rsidRPr="00000000">
              <w:rPr>
                <w:sz w:val="18"/>
                <w:szCs w:val="18"/>
                <w:rtl w:val="0"/>
              </w:rPr>
              <w:t xml:space="preserve">Each group creates a small prototype using the selected option and the relevant build guide.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C">
            <w:pPr>
              <w:spacing w:after="0" w:line="240" w:lineRule="auto"/>
              <w:rPr/>
            </w:pPr>
            <w:r w:rsidDel="00000000" w:rsidR="00000000" w:rsidRPr="00000000">
              <w:rPr>
                <w:sz w:val="18"/>
                <w:szCs w:val="18"/>
                <w:rtl w:val="0"/>
              </w:rPr>
              <w:t xml:space="preserve">5</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D">
            <w:pPr>
              <w:spacing w:after="0" w:line="240" w:lineRule="auto"/>
              <w:rPr/>
            </w:pPr>
            <w:r w:rsidDel="00000000" w:rsidR="00000000" w:rsidRPr="00000000">
              <w:rPr>
                <w:sz w:val="18"/>
                <w:szCs w:val="18"/>
                <w:rtl w:val="0"/>
              </w:rPr>
              <w:t xml:space="preserve">Internal mini-test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E">
            <w:pPr>
              <w:spacing w:after="0" w:line="240" w:lineRule="auto"/>
              <w:rPr/>
            </w:pPr>
            <w:r w:rsidDel="00000000" w:rsidR="00000000" w:rsidRPr="00000000">
              <w:rPr>
                <w:sz w:val="18"/>
                <w:szCs w:val="18"/>
                <w:rtl w:val="0"/>
              </w:rPr>
              <w:t xml:space="preserve">7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CF">
            <w:pPr>
              <w:spacing w:after="0" w:line="240" w:lineRule="auto"/>
              <w:rPr/>
            </w:pPr>
            <w:r w:rsidDel="00000000" w:rsidR="00000000" w:rsidRPr="00000000">
              <w:rPr>
                <w:sz w:val="18"/>
                <w:szCs w:val="18"/>
                <w:rtl w:val="0"/>
              </w:rPr>
              <w:t xml:space="preserve">Each group completes four tests: two supported inputs or questions, one unclear input, and one outside-topic or sensitive input. One is labelled as the CORE 1 principle test. Add a fifth only if none of the four can test the principle properly.</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0">
            <w:pPr>
              <w:spacing w:after="0" w:line="240" w:lineRule="auto"/>
              <w:rPr/>
            </w:pPr>
            <w:r w:rsidDel="00000000" w:rsidR="00000000" w:rsidRPr="00000000">
              <w:rPr>
                <w:sz w:val="18"/>
                <w:szCs w:val="18"/>
                <w:rtl w:val="0"/>
              </w:rPr>
              <w:t xml:space="preserve">6</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1">
            <w:pPr>
              <w:spacing w:after="0" w:line="240" w:lineRule="auto"/>
              <w:rPr/>
            </w:pPr>
            <w:r w:rsidDel="00000000" w:rsidR="00000000" w:rsidRPr="00000000">
              <w:rPr>
                <w:sz w:val="18"/>
                <w:szCs w:val="18"/>
                <w:rtl w:val="0"/>
              </w:rPr>
              <w:t xml:space="preserve">Make a change decision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2">
            <w:pPr>
              <w:spacing w:after="0" w:line="240" w:lineRule="auto"/>
              <w:rPr/>
            </w:pPr>
            <w:r w:rsidDel="00000000" w:rsidR="00000000" w:rsidRPr="00000000">
              <w:rPr>
                <w:sz w:val="18"/>
                <w:szCs w:val="18"/>
                <w:rtl w:val="0"/>
              </w:rPr>
              <w:t xml:space="preserve">5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3">
            <w:pPr>
              <w:spacing w:after="0" w:line="240" w:lineRule="auto"/>
              <w:rPr/>
            </w:pPr>
            <w:r w:rsidDel="00000000" w:rsidR="00000000" w:rsidRPr="00000000">
              <w:rPr>
                <w:sz w:val="18"/>
                <w:szCs w:val="18"/>
                <w:rtl w:val="0"/>
              </w:rPr>
              <w:t xml:space="preserve">Each group improves one feature, or keeps it as designed and records an evidence-based reason.</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4">
            <w:pPr>
              <w:spacing w:after="0" w:line="240" w:lineRule="auto"/>
              <w:rPr/>
            </w:pPr>
            <w:r w:rsidDel="00000000" w:rsidR="00000000" w:rsidRPr="00000000">
              <w:rPr>
                <w:sz w:val="18"/>
                <w:szCs w:val="18"/>
                <w:rtl w:val="0"/>
              </w:rPr>
              <w:t xml:space="preserve">7</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5">
            <w:pPr>
              <w:spacing w:after="0" w:line="240" w:lineRule="auto"/>
              <w:rPr/>
            </w:pPr>
            <w:r w:rsidDel="00000000" w:rsidR="00000000" w:rsidRPr="00000000">
              <w:rPr>
                <w:sz w:val="18"/>
                <w:szCs w:val="18"/>
                <w:rtl w:val="0"/>
              </w:rPr>
              <w:t xml:space="preserve">Prepare CORE 3 handover</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6">
            <w:pPr>
              <w:spacing w:after="0" w:line="240" w:lineRule="auto"/>
              <w:rPr/>
            </w:pPr>
            <w:r w:rsidDel="00000000" w:rsidR="00000000" w:rsidRPr="00000000">
              <w:rPr>
                <w:sz w:val="18"/>
                <w:szCs w:val="18"/>
                <w:rtl w:val="0"/>
              </w:rPr>
              <w:t xml:space="preserve">5 min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D7">
            <w:pPr>
              <w:spacing w:after="0" w:line="240" w:lineRule="auto"/>
              <w:rPr/>
            </w:pPr>
            <w:r w:rsidDel="00000000" w:rsidR="00000000" w:rsidRPr="00000000">
              <w:rPr>
                <w:sz w:val="18"/>
                <w:szCs w:val="18"/>
                <w:rtl w:val="0"/>
              </w:rPr>
              <w:t xml:space="preserve">Each group prepares the prototype for another group to test in CORE 3.</w:t>
            </w:r>
            <w:r w:rsidDel="00000000" w:rsidR="00000000" w:rsidRPr="00000000">
              <w:rPr>
                <w:rtl w:val="0"/>
              </w:rPr>
            </w:r>
          </w:p>
        </w:tc>
      </w:tr>
      <w:tr>
        <w:trPr>
          <w:cantSplit w:val="1"/>
          <w:tblHeader w:val="0"/>
        </w:trPr>
        <w:tc>
          <w:tcPr>
            <w:shd w:fill="fff2cc" w:val="clear"/>
            <w:vAlign w:val="center"/>
          </w:tcPr>
          <w:p w:rsidR="00000000" w:rsidDel="00000000" w:rsidP="00000000" w:rsidRDefault="00000000" w:rsidRPr="00000000" w14:paraId="000000D8">
            <w:pPr>
              <w:rPr/>
            </w:pPr>
            <w:r w:rsidDel="00000000" w:rsidR="00000000" w:rsidRPr="00000000">
              <w:rPr>
                <w:b w:val="1"/>
                <w:bCs w:val="1"/>
                <w:rtl w:val="0"/>
              </w:rPr>
              <w:t xml:space="preserve">Worked bridge: principle -&gt; design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9">
            <w:pPr>
              <w:rPr/>
            </w:pPr>
            <w:r w:rsidDel="00000000" w:rsidR="00000000" w:rsidRPr="00000000">
              <w:rPr>
                <w:rtl w:val="0"/>
              </w:rPr>
              <w:t xml:space="preserve">CORE 1 principle: “A good chatbot should help the user recover when it does not understand.”</w:t>
              <w:br w:type="textWrapping"/>
              <w:t xml:space="preserve">Design requirement: “Our fallback will repeat the three available choices and tell the user how to continue.”</w:t>
              <w:br w:type="textWrapping"/>
              <w:t xml:space="preserve">The principle names the quality; the requirement names the exact behaviour students will build and test.</w:t>
            </w:r>
          </w:p>
        </w:tc>
      </w:tr>
    </w:tbl>
    <w:p w:rsidR="00000000" w:rsidDel="00000000" w:rsidP="00000000" w:rsidRDefault="00000000" w:rsidRPr="00000000" w14:paraId="000000DA">
      <w:pPr>
        <w:rPr/>
      </w:pPr>
      <w:r w:rsidDel="00000000" w:rsidR="00000000" w:rsidRPr="00000000">
        <w:rPr>
          <w:rtl w:val="0"/>
        </w:rPr>
        <w:t xml:space="preserve">Session 2 output: A small chatbot prototype or simulation, one paper logic rehearsal, one four-input mini-test with one input labelled as the CORE 1 principle test, evidence, one change decision, and a CORE 3 handover note.</w:t>
      </w:r>
    </w:p>
    <w:p w:rsidR="00000000" w:rsidDel="00000000" w:rsidP="00000000" w:rsidRDefault="00000000" w:rsidRPr="00000000" w14:paraId="000000DB">
      <w:pPr>
        <w:rPr/>
      </w:pPr>
      <w:r w:rsidDel="00000000" w:rsidR="00000000" w:rsidRPr="00000000">
        <w:rPr>
          <w:rtl w:val="0"/>
        </w:rPr>
        <w:t xml:space="preserve">If CORE 2 is delivered as one continuous 90-minute lesson, the same sequence should still be followed: first design the chatbot logic, then rehearse it briefly, then build and test the prototype.</w:t>
      </w:r>
    </w:p>
    <w:p w:rsidR="00000000" w:rsidDel="00000000" w:rsidP="00000000" w:rsidRDefault="00000000" w:rsidRPr="00000000" w14:paraId="000000DC">
      <w:pPr>
        <w:rPr/>
      </w:pPr>
      <w:r w:rsidDel="00000000" w:rsidR="00000000" w:rsidRPr="00000000">
        <w:rPr>
          <w:rtl w:val="0"/>
        </w:rPr>
        <w:t xml:space="preserve">If time is tight, protect the minimum chatbot logic and the mini-test. Do not spend extra time on decoration, animations, extra branches, tool exploration, or prompt tweaking before the chatbot has a clear purpose, response categories, fallback behaviour, limitation/safety response, and CORE 3 handover.</w:t>
      </w:r>
    </w:p>
    <w:p w:rsidR="00000000" w:rsidDel="00000000" w:rsidP="00000000" w:rsidRDefault="00000000" w:rsidRPr="00000000" w14:paraId="000000DD">
      <w:pPr>
        <w:pStyle w:val="Heading4"/>
        <w:rPr/>
      </w:pPr>
      <w:r w:rsidDel="00000000" w:rsidR="00000000" w:rsidRPr="00000000">
        <w:rPr>
          <w:rtl w:val="0"/>
        </w:rPr>
        <w:t xml:space="preserve">Session 1 — Design the chatbot logic</w:t>
      </w:r>
    </w:p>
    <w:p w:rsidR="00000000" w:rsidDel="00000000" w:rsidP="00000000" w:rsidRDefault="00000000" w:rsidRPr="00000000" w14:paraId="000000DE">
      <w:pPr>
        <w:rPr/>
      </w:pPr>
      <w:r w:rsidDel="00000000" w:rsidR="00000000" w:rsidRPr="00000000">
        <w:rPr>
          <w:rtl w:val="0"/>
        </w:rPr>
        <w:t xml:space="preserve">Duration: 45 minutes</w:t>
      </w:r>
    </w:p>
    <w:p w:rsidR="00000000" w:rsidDel="00000000" w:rsidP="00000000" w:rsidRDefault="00000000" w:rsidRPr="00000000" w14:paraId="000000DF">
      <w:pPr>
        <w:rPr/>
      </w:pPr>
      <w:r w:rsidDel="00000000" w:rsidR="00000000" w:rsidRPr="00000000">
        <w:rPr>
          <w:rtl w:val="0"/>
        </w:rPr>
        <w:t xml:space="preserve">Focus: Students turn CORE 1 evidence into a chatbot design plan.</w:t>
      </w:r>
    </w:p>
    <w:p w:rsidR="00000000" w:rsidDel="00000000" w:rsidP="00000000" w:rsidRDefault="00000000" w:rsidRPr="00000000" w14:paraId="000000E0">
      <w:pPr>
        <w:rPr/>
      </w:pPr>
      <w:r w:rsidDel="00000000" w:rsidR="00000000" w:rsidRPr="00000000">
        <w:rPr>
          <w:rtl w:val="0"/>
        </w:rPr>
        <w:t xml:space="preserve">Main idea: In this session, students do not build the chatbot yet. They act as designers: they decide what the chatbot is for, who it supports, what users may ask, how questions can be grouped, and how the chatbot should respond responsibly.</w:t>
      </w:r>
    </w:p>
    <w:p w:rsidR="00000000" w:rsidDel="00000000" w:rsidP="00000000" w:rsidRDefault="00000000" w:rsidRPr="00000000" w14:paraId="000000E1">
      <w:pPr>
        <w:pStyle w:val="Heading5"/>
        <w:rPr/>
      </w:pPr>
      <w:r w:rsidDel="00000000" w:rsidR="00000000" w:rsidRPr="00000000">
        <w:rPr>
          <w:rtl w:val="0"/>
        </w:rPr>
        <w:t xml:space="preserve">Step 1. Reconnect with CORE 1</w:t>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E2">
            <w:pPr>
              <w:spacing w:after="0" w:line="240" w:lineRule="auto"/>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3">
            <w:pPr>
              <w:spacing w:after="0" w:line="240" w:lineRule="auto"/>
              <w:rPr/>
            </w:pPr>
            <w:r w:rsidDel="00000000" w:rsidR="00000000" w:rsidRPr="00000000">
              <w:rPr>
                <w:sz w:val="16"/>
                <w:szCs w:val="16"/>
                <w:rtl w:val="0"/>
              </w:rPr>
              <w:t xml:space="preserve">5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E4">
            <w:pPr>
              <w:spacing w:after="0" w:line="240" w:lineRule="auto"/>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0E5">
            <w:pPr>
              <w:spacing w:after="0" w:line="240" w:lineRule="auto"/>
              <w:rPr/>
            </w:pPr>
            <w:r w:rsidDel="00000000" w:rsidR="00000000" w:rsidRPr="00000000">
              <w:rPr>
                <w:sz w:val="16"/>
                <w:szCs w:val="16"/>
                <w:rtl w:val="0"/>
              </w:rPr>
              <w:t xml:space="preserve">CORE 2 Student Design Worksheet, previous CORE 1 worksheet or group principle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E6">
            <w:pPr>
              <w:spacing w:after="0" w:line="240" w:lineRule="auto"/>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7">
            <w:pPr>
              <w:spacing w:after="0" w:line="240" w:lineRule="auto"/>
              <w:rPr/>
            </w:pPr>
            <w:r w:rsidDel="00000000" w:rsidR="00000000" w:rsidRPr="00000000">
              <w:rPr>
                <w:sz w:val="16"/>
                <w:szCs w:val="16"/>
                <w:rtl w:val="0"/>
              </w:rPr>
              <w:t xml:space="preserve">Ask students to look back at the “A good chatbot should...” principle they wrote at the end of CORE 1. Explain that this principle will now become one design requirement for their own chatbot. Suggested teacher language: “Your CORE 1 principle is not just a reflection sentence. Today it becomes a design requirement for the chatbot you are going to create.”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E8">
            <w:pPr>
              <w:spacing w:after="0" w:line="240" w:lineRule="auto"/>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9">
            <w:pPr>
              <w:spacing w:after="0" w:line="240" w:lineRule="auto"/>
              <w:rPr/>
            </w:pPr>
            <w:r w:rsidDel="00000000" w:rsidR="00000000" w:rsidRPr="00000000">
              <w:rPr>
                <w:sz w:val="16"/>
                <w:szCs w:val="16"/>
                <w:rtl w:val="0"/>
              </w:rPr>
              <w:t xml:space="preserve">Students copy or restate their CORE 1 principle and complete: “Our CORE 1 principle: A good chatbot should...” and “Our chatbot will try to do this by...”</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EA">
            <w:pPr>
              <w:spacing w:after="0" w:line="240" w:lineRule="auto"/>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B">
            <w:pPr>
              <w:spacing w:after="0" w:line="240" w:lineRule="auto"/>
              <w:rPr/>
            </w:pPr>
            <w:r w:rsidDel="00000000" w:rsidR="00000000" w:rsidRPr="00000000">
              <w:rPr>
                <w:sz w:val="16"/>
                <w:szCs w:val="16"/>
                <w:rtl w:val="0"/>
              </w:rPr>
              <w:t xml:space="preserve">Each group has one design requirement based on CORE 1.</w:t>
            </w:r>
            <w:r w:rsidDel="00000000" w:rsidR="00000000" w:rsidRPr="00000000">
              <w:rPr>
                <w:rtl w:val="0"/>
              </w:rPr>
            </w:r>
          </w:p>
        </w:tc>
      </w:tr>
    </w:tbl>
    <w:p w:rsidR="00000000" w:rsidDel="00000000" w:rsidP="00000000" w:rsidRDefault="00000000" w:rsidRPr="00000000" w14:paraId="000000EC">
      <w:pPr>
        <w:pStyle w:val="Heading5"/>
        <w:rPr/>
      </w:pPr>
      <w:r w:rsidDel="00000000" w:rsidR="00000000" w:rsidRPr="00000000">
        <w:rPr>
          <w:rtl w:val="0"/>
        </w:rPr>
        <w:t xml:space="preserve">Step 2. Introduce the design mission</w:t>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ED">
            <w:pPr>
              <w:spacing w:after="0" w:line="240" w:lineRule="auto"/>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EE">
            <w:pPr>
              <w:spacing w:after="0" w:line="240" w:lineRule="auto"/>
              <w:rPr/>
            </w:pPr>
            <w:r w:rsidDel="00000000" w:rsidR="00000000" w:rsidRPr="00000000">
              <w:rPr>
                <w:sz w:val="16"/>
                <w:szCs w:val="16"/>
                <w:rtl w:val="0"/>
              </w:rPr>
              <w:t xml:space="preserve">5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EF">
            <w:pPr>
              <w:spacing w:after="0" w:line="240" w:lineRule="auto"/>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0F0">
            <w:pPr>
              <w:spacing w:after="0" w:line="240" w:lineRule="auto"/>
              <w:rPr/>
            </w:pPr>
            <w:r w:rsidDel="00000000" w:rsidR="00000000" w:rsidRPr="00000000">
              <w:rPr>
                <w:sz w:val="16"/>
                <w:szCs w:val="16"/>
                <w:rtl w:val="0"/>
              </w:rPr>
              <w:t xml:space="preserve">Student design worksheet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F1">
            <w:pPr>
              <w:spacing w:after="0" w:line="240" w:lineRule="auto"/>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F2">
            <w:pPr>
              <w:spacing w:after="0" w:line="240" w:lineRule="auto"/>
              <w:rPr/>
            </w:pPr>
            <w:r w:rsidDel="00000000" w:rsidR="00000000" w:rsidRPr="00000000">
              <w:rPr>
                <w:sz w:val="16"/>
                <w:szCs w:val="16"/>
                <w:rtl w:val="0"/>
              </w:rPr>
              <w:t xml:space="preserve">Introduce the mission: “Build a chatbot that knows its job: helpful, clear, and honest about its limits.” Clarify that students are not trying to build a chatbot that answers everything. They are designing a small, test-ready prototype that helps a specific user with a limited set of questions.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F3">
            <w:pPr>
              <w:spacing w:after="0" w:line="240" w:lineRule="auto"/>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F4">
            <w:pPr>
              <w:spacing w:after="0" w:line="240" w:lineRule="auto"/>
              <w:rPr/>
            </w:pPr>
            <w:r w:rsidDel="00000000" w:rsidR="00000000" w:rsidRPr="00000000">
              <w:rPr>
                <w:sz w:val="16"/>
                <w:szCs w:val="16"/>
                <w:rtl w:val="0"/>
              </w:rPr>
              <w:t xml:space="preserve">Students understand the design challenge and the minimum expectation.</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F5">
            <w:pPr>
              <w:spacing w:after="0" w:line="240" w:lineRule="auto"/>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F6">
            <w:pPr>
              <w:spacing w:after="0" w:line="240" w:lineRule="auto"/>
              <w:rPr/>
            </w:pPr>
            <w:r w:rsidDel="00000000" w:rsidR="00000000" w:rsidRPr="00000000">
              <w:rPr>
                <w:sz w:val="16"/>
                <w:szCs w:val="16"/>
                <w:rtl w:val="0"/>
              </w:rPr>
              <w:t xml:space="preserve">Students can explain that their chatbot should have a clear purpose, useful responses, fallback behaviour, and limits.</w:t>
            </w:r>
            <w:r w:rsidDel="00000000" w:rsidR="00000000" w:rsidRPr="00000000">
              <w:rPr>
                <w:rtl w:val="0"/>
              </w:rPr>
            </w:r>
          </w:p>
        </w:tc>
      </w:tr>
    </w:tbl>
    <w:p w:rsidR="00000000" w:rsidDel="00000000" w:rsidP="00000000" w:rsidRDefault="00000000" w:rsidRPr="00000000" w14:paraId="000000F7">
      <w:pPr>
        <w:pStyle w:val="Heading5"/>
        <w:rPr/>
      </w:pPr>
      <w:r w:rsidDel="00000000" w:rsidR="00000000" w:rsidRPr="00000000">
        <w:rPr>
          <w:rtl w:val="0"/>
        </w:rPr>
        <w:t xml:space="preserve">Step 3. Define chatbot purpose and user</w:t>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F8">
            <w:pPr>
              <w:spacing w:after="0" w:line="240" w:lineRule="auto"/>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F9">
            <w:pPr>
              <w:spacing w:after="0" w:line="240" w:lineRule="auto"/>
              <w:rPr/>
            </w:pPr>
            <w:r w:rsidDel="00000000" w:rsidR="00000000" w:rsidRPr="00000000">
              <w:rPr>
                <w:sz w:val="16"/>
                <w:szCs w:val="16"/>
                <w:rtl w:val="0"/>
              </w:rPr>
              <w:t xml:space="preserve">7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FA">
            <w:pPr>
              <w:spacing w:after="0" w:line="240" w:lineRule="auto"/>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0FB">
            <w:pPr>
              <w:spacing w:after="0" w:line="240" w:lineRule="auto"/>
              <w:rPr/>
            </w:pPr>
            <w:r w:rsidDel="00000000" w:rsidR="00000000" w:rsidRPr="00000000">
              <w:rPr>
                <w:sz w:val="16"/>
                <w:szCs w:val="16"/>
                <w:rtl w:val="0"/>
              </w:rPr>
              <w:t xml:space="preserve">CORE 2 Student Design Worksheet, optional safe topic list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FC">
            <w:pPr>
              <w:spacing w:after="0" w:line="240" w:lineRule="auto"/>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FD">
            <w:pPr>
              <w:spacing w:after="0" w:line="240" w:lineRule="auto"/>
              <w:rPr/>
            </w:pPr>
            <w:r w:rsidDel="00000000" w:rsidR="00000000" w:rsidRPr="00000000">
              <w:rPr>
                <w:sz w:val="16"/>
                <w:szCs w:val="16"/>
                <w:rtl w:val="0"/>
              </w:rPr>
              <w:t xml:space="preserve">Ask each group to choose a safe, school-appropriate chatbot purpose and a specific user. Offer example topics only as inspiration, not as mandatory choices. Remind students not to choose topics that require personal, sensitive, medical, legal, or private advice.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0FE">
            <w:pPr>
              <w:spacing w:after="0" w:line="240" w:lineRule="auto"/>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0FF">
            <w:pPr>
              <w:spacing w:after="0" w:line="240" w:lineRule="auto"/>
              <w:rPr/>
            </w:pPr>
            <w:r w:rsidDel="00000000" w:rsidR="00000000" w:rsidRPr="00000000">
              <w:rPr>
                <w:sz w:val="16"/>
                <w:szCs w:val="16"/>
                <w:rtl w:val="0"/>
              </w:rPr>
              <w:t xml:space="preserve">Students complete: “Our chatbot helps __________________ with __________________.”</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00">
            <w:pPr>
              <w:spacing w:after="0" w:line="240" w:lineRule="auto"/>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01">
            <w:pPr>
              <w:spacing w:after="0" w:line="240" w:lineRule="auto"/>
              <w:rPr/>
            </w:pPr>
            <w:r w:rsidDel="00000000" w:rsidR="00000000" w:rsidRPr="00000000">
              <w:rPr>
                <w:sz w:val="16"/>
                <w:szCs w:val="16"/>
                <w:rtl w:val="0"/>
              </w:rPr>
              <w:t xml:space="preserve">Each group has one clear purpose and one target user.</w:t>
            </w:r>
            <w:r w:rsidDel="00000000" w:rsidR="00000000" w:rsidRPr="00000000">
              <w:rPr>
                <w:rtl w:val="0"/>
              </w:rPr>
            </w:r>
          </w:p>
        </w:tc>
      </w:tr>
    </w:tbl>
    <w:p w:rsidR="00000000" w:rsidDel="00000000" w:rsidP="00000000" w:rsidRDefault="00000000" w:rsidRPr="00000000" w14:paraId="00000102">
      <w:pPr>
        <w:pStyle w:val="Heading5"/>
        <w:rPr/>
      </w:pPr>
      <w:r w:rsidDel="00000000" w:rsidR="00000000" w:rsidRPr="00000000">
        <w:rPr>
          <w:color w:val="0f4761"/>
          <w:rtl w:val="0"/>
        </w:rPr>
        <w:t xml:space="preserve">Step</w:t>
      </w:r>
      <w:r w:rsidDel="00000000" w:rsidR="00000000" w:rsidRPr="00000000">
        <w:rPr>
          <w:rtl w:val="0"/>
        </w:rPr>
        <w:t xml:space="preserve"> 4. Generate four likely user questions</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03">
            <w:pPr>
              <w:spacing w:after="0" w:line="240" w:lineRule="auto"/>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04">
            <w:pPr>
              <w:spacing w:after="0" w:line="240" w:lineRule="auto"/>
              <w:rPr/>
            </w:pPr>
            <w:r w:rsidDel="00000000" w:rsidR="00000000" w:rsidRPr="00000000">
              <w:rPr>
                <w:sz w:val="16"/>
                <w:szCs w:val="16"/>
                <w:rtl w:val="0"/>
              </w:rPr>
              <w:t xml:space="preserve">8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05">
            <w:pPr>
              <w:spacing w:after="0" w:line="240" w:lineRule="auto"/>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106">
            <w:pPr>
              <w:spacing w:after="0" w:line="240" w:lineRule="auto"/>
              <w:rPr/>
            </w:pPr>
            <w:r w:rsidDel="00000000" w:rsidR="00000000" w:rsidRPr="00000000">
              <w:rPr>
                <w:sz w:val="16"/>
                <w:szCs w:val="16"/>
                <w:rtl w:val="0"/>
              </w:rPr>
              <w:t xml:space="preserve">Student design worksheet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07">
            <w:pPr>
              <w:spacing w:after="0" w:line="240" w:lineRule="auto"/>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08">
            <w:pPr>
              <w:spacing w:after="0" w:line="240" w:lineRule="auto"/>
              <w:rPr/>
            </w:pPr>
            <w:r w:rsidDel="00000000" w:rsidR="00000000" w:rsidRPr="00000000">
              <w:rPr>
                <w:sz w:val="16"/>
                <w:szCs w:val="16"/>
                <w:rtl w:val="0"/>
              </w:rPr>
              <w:t xml:space="preserve">Ask students to imagine what their target user might realistically ask. Explain that the four questions are examples of user needs. They will use them in the next step to identify the three main kinds of help the chatbot should provide. Suggested prompts: “What might this user need help with?”, “What could be confusing?”, and “Which question should the chatbot definitely be prepared for?”</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09">
            <w:pPr>
              <w:spacing w:after="0" w:line="240" w:lineRule="auto"/>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0A">
            <w:pPr>
              <w:spacing w:after="0" w:line="240" w:lineRule="auto"/>
              <w:rPr/>
            </w:pPr>
            <w:r w:rsidDel="00000000" w:rsidR="00000000" w:rsidRPr="00000000">
              <w:rPr>
                <w:sz w:val="16"/>
                <w:szCs w:val="16"/>
                <w:rtl w:val="0"/>
              </w:rPr>
              <w:t xml:space="preserve">Students write four safe, realistic user questions connected to the chatbot purpose. Different questions may express the same user need.</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0B">
            <w:pPr>
              <w:spacing w:after="0" w:line="240" w:lineRule="auto"/>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0C">
            <w:pPr>
              <w:spacing w:after="0" w:line="240" w:lineRule="auto"/>
              <w:rPr/>
            </w:pPr>
            <w:r w:rsidDel="00000000" w:rsidR="00000000" w:rsidRPr="00000000">
              <w:rPr>
                <w:sz w:val="16"/>
                <w:szCs w:val="16"/>
                <w:rtl w:val="0"/>
              </w:rPr>
              <w:t xml:space="preserve">Each group has four realistic example questions that can be used to identify the chatbot’s main response categories.</w:t>
            </w:r>
            <w:r w:rsidDel="00000000" w:rsidR="00000000" w:rsidRPr="00000000">
              <w:rPr>
                <w:rtl w:val="0"/>
              </w:rPr>
            </w:r>
          </w:p>
        </w:tc>
      </w:tr>
    </w:tbl>
    <w:p w:rsidR="00000000" w:rsidDel="00000000" w:rsidP="00000000" w:rsidRDefault="00000000" w:rsidRPr="00000000" w14:paraId="0000010D">
      <w:pPr>
        <w:pStyle w:val="Heading5"/>
        <w:rPr/>
      </w:pPr>
      <w:r w:rsidDel="00000000" w:rsidR="00000000" w:rsidRPr="00000000">
        <w:rPr>
          <w:rtl w:val="0"/>
        </w:rPr>
        <w:t xml:space="preserve">Step 5. Turn the questions into three response categories</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0E">
            <w:pPr>
              <w:spacing w:after="0" w:line="240" w:lineRule="auto"/>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0F">
            <w:pPr>
              <w:spacing w:after="0" w:line="240" w:lineRule="auto"/>
              <w:rPr/>
            </w:pPr>
            <w:r w:rsidDel="00000000" w:rsidR="00000000" w:rsidRPr="00000000">
              <w:rPr>
                <w:sz w:val="16"/>
                <w:szCs w:val="16"/>
                <w:rtl w:val="0"/>
              </w:rPr>
              <w:t xml:space="preserve">8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10">
            <w:pPr>
              <w:spacing w:after="0" w:line="240" w:lineRule="auto"/>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111">
            <w:pPr>
              <w:spacing w:after="0" w:line="240" w:lineRule="auto"/>
              <w:rPr/>
            </w:pPr>
            <w:r w:rsidDel="00000000" w:rsidR="00000000" w:rsidRPr="00000000">
              <w:rPr>
                <w:sz w:val="16"/>
                <w:szCs w:val="16"/>
                <w:rtl w:val="0"/>
              </w:rPr>
              <w:t xml:space="preserve">Student design worksheet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12">
            <w:pPr>
              <w:spacing w:after="0" w:line="240" w:lineRule="auto"/>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13">
            <w:pPr>
              <w:spacing w:after="0" w:line="240" w:lineRule="auto"/>
              <w:rPr/>
            </w:pPr>
            <w:r w:rsidDel="00000000" w:rsidR="00000000" w:rsidRPr="00000000">
              <w:rPr>
                <w:sz w:val="16"/>
                <w:szCs w:val="16"/>
                <w:rtl w:val="0"/>
              </w:rPr>
              <w:t xml:space="preserve">Ask students to compare their four questions and look for common user needs. Explain that a response category is not another question; it is a broader kind of help that may cover one or more questions. Suggested teacher language: “The questions show what users may ask. The categories show how your chatbot will organise the help it provides.” Ask groups to place every question under one of three clearly different categories and plan a separate fallback for input that does not match the available choices.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14">
            <w:pPr>
              <w:spacing w:after="0" w:line="240" w:lineRule="auto"/>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15">
            <w:pPr>
              <w:spacing w:after="0" w:line="240" w:lineRule="auto"/>
              <w:rPr/>
            </w:pPr>
            <w:r w:rsidDel="00000000" w:rsidR="00000000" w:rsidRPr="00000000">
              <w:rPr>
                <w:sz w:val="16"/>
                <w:szCs w:val="16"/>
                <w:rtl w:val="0"/>
              </w:rPr>
              <w:t xml:space="preserve">Students group the four example questions into three response categories. One category may include more than one question. They also define when the fallback should be used.</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16">
            <w:pPr>
              <w:spacing w:after="0" w:line="240" w:lineRule="auto"/>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17">
            <w:pPr>
              <w:spacing w:after="0" w:line="240" w:lineRule="auto"/>
              <w:rPr/>
            </w:pPr>
            <w:r w:rsidDel="00000000" w:rsidR="00000000" w:rsidRPr="00000000">
              <w:rPr>
                <w:sz w:val="16"/>
                <w:szCs w:val="16"/>
                <w:rtl w:val="0"/>
              </w:rPr>
              <w:t xml:space="preserve">Each group has three clearly different response categories, every question is connected to a category, and fallback remains separate from the three categories.</w:t>
            </w:r>
            <w:r w:rsidDel="00000000" w:rsidR="00000000" w:rsidRPr="00000000">
              <w:rPr>
                <w:rtl w:val="0"/>
              </w:rPr>
            </w:r>
          </w:p>
        </w:tc>
      </w:tr>
      <w:tr>
        <w:trPr>
          <w:cantSplit w:val="1"/>
          <w:tblHeader w:val="0"/>
        </w:trPr>
        <w:tc>
          <w:tcPr>
            <w:shd w:fill="fff2cc" w:val="clear"/>
            <w:vAlign w:val="center"/>
          </w:tcPr>
          <w:p w:rsidR="00000000" w:rsidDel="00000000" w:rsidP="00000000" w:rsidRDefault="00000000" w:rsidRPr="00000000" w14:paraId="00000118">
            <w:pPr>
              <w:rPr/>
            </w:pPr>
            <w:r w:rsidDel="00000000" w:rsidR="00000000" w:rsidRPr="00000000">
              <w:rPr>
                <w:b w:val="1"/>
                <w:bCs w:val="1"/>
                <w:rtl w:val="0"/>
              </w:rPr>
              <w:t xml:space="preserve">Worked bridge: questions -&gt; categories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9">
            <w:pPr>
              <w:rPr/>
            </w:pPr>
            <w:r w:rsidDel="00000000" w:rsidR="00000000" w:rsidRPr="00000000">
              <w:rPr>
                <w:b w:val="1"/>
                <w:bCs w:val="1"/>
                <w:rtl w:val="0"/>
              </w:rPr>
              <w:t xml:space="preserve">The questions are examples. The categories become the chatbot structure.</w:t>
              <w:br w:type="textWrapping"/>
              <w:br w:type="textWrapping"/>
              <w:t xml:space="preserve">Example user questions:</w:t>
            </w:r>
            <w:r w:rsidDel="00000000" w:rsidR="00000000" w:rsidRPr="00000000">
              <w:rPr>
                <w:rtl w:val="0"/>
              </w:rPr>
              <w:br w:type="textWrapping"/>
              <w:t xml:space="preserve">• How can I borrow a book?</w:t>
              <w:br w:type="textWrapping"/>
              <w:t xml:space="preserve">• How many days can I keep it?</w:t>
              <w:br w:type="textWrapping"/>
              <w:t xml:space="preserve">• Where do I return it?</w:t>
              <w:br w:type="textWrapping"/>
              <w:t xml:space="preserve">• Where can I find books about space?</w:t>
            </w:r>
            <w:r w:rsidDel="00000000" w:rsidR="00000000" w:rsidRPr="00000000">
              <w:rPr>
                <w:b w:val="1"/>
                <w:bCs w:val="1"/>
                <w:rtl w:val="0"/>
              </w:rPr>
              <w:br w:type="textWrapping"/>
              <w:br w:type="textWrapping"/>
              <w:t xml:space="preserve">Response categories:</w:t>
            </w:r>
            <w:r w:rsidDel="00000000" w:rsidR="00000000" w:rsidRPr="00000000">
              <w:rPr>
                <w:rtl w:val="0"/>
              </w:rPr>
              <w:br w:type="textWrapping"/>
              <w:t xml:space="preserve">1. Borrowing books</w:t>
              <w:br w:type="textWrapping"/>
              <w:t xml:space="preserve">2. Returning books</w:t>
              <w:br w:type="textWrapping"/>
              <w:t xml:space="preserve">3. Finding books</w:t>
              <w:br w:type="textWrapping"/>
              <w:br w:type="textWrapping"/>
              <w:t xml:space="preserve">The first two questions belong to the same category. Students are not creating one branch for every question; they are identifying the three main kinds of help the chatbot will provide.</w:t>
            </w:r>
            <w:r w:rsidDel="00000000" w:rsidR="00000000" w:rsidRPr="00000000">
              <w:rPr>
                <w:b w:val="1"/>
                <w:bCs w:val="1"/>
                <w:rtl w:val="0"/>
              </w:rPr>
              <w:br w:type="textWrapping"/>
              <w:br w:type="textWrapping"/>
              <w:t xml:space="preserve">Option A — Scratch:</w:t>
            </w:r>
            <w:r w:rsidDel="00000000" w:rsidR="00000000" w:rsidRPr="00000000">
              <w:rPr>
                <w:rtl w:val="0"/>
              </w:rPr>
              <w:t xml:space="preserve"> The three categories normally become menu choices 1, 2 and 3. The four questions help students decide what those choices should be; the questions are not programmed word for word.</w:t>
            </w:r>
          </w:p>
        </w:tc>
      </w:tr>
    </w:tbl>
    <w:p w:rsidR="00000000" w:rsidDel="00000000" w:rsidP="00000000" w:rsidRDefault="00000000" w:rsidRPr="00000000" w14:paraId="0000011A">
      <w:pPr>
        <w:pStyle w:val="Heading5"/>
        <w:rPr/>
      </w:pPr>
      <w:r w:rsidDel="00000000" w:rsidR="00000000" w:rsidRPr="00000000">
        <w:rPr>
          <w:rtl w:val="0"/>
        </w:rPr>
        <w:t xml:space="preserve">Step 6. Draft response rules</w:t>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1B">
            <w:pPr>
              <w:spacing w:after="0" w:line="240" w:lineRule="auto"/>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1C">
            <w:pPr>
              <w:spacing w:after="0" w:line="240" w:lineRule="auto"/>
              <w:rPr/>
            </w:pPr>
            <w:r w:rsidDel="00000000" w:rsidR="00000000" w:rsidRPr="00000000">
              <w:rPr>
                <w:sz w:val="16"/>
                <w:szCs w:val="16"/>
                <w:rtl w:val="0"/>
              </w:rPr>
              <w:t xml:space="preserve">10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1D">
            <w:pPr>
              <w:spacing w:after="0" w:line="240" w:lineRule="auto"/>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11E">
            <w:pPr>
              <w:spacing w:after="0" w:line="240" w:lineRule="auto"/>
              <w:rPr/>
            </w:pPr>
            <w:r w:rsidDel="00000000" w:rsidR="00000000" w:rsidRPr="00000000">
              <w:rPr>
                <w:sz w:val="16"/>
                <w:szCs w:val="16"/>
                <w:rtl w:val="0"/>
              </w:rPr>
              <w:t xml:space="preserve">Student design worksheet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1F">
            <w:pPr>
              <w:spacing w:after="0" w:line="240" w:lineRule="auto"/>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20">
            <w:pPr>
              <w:spacing w:after="0" w:line="240" w:lineRule="auto"/>
              <w:rPr/>
            </w:pPr>
            <w:r w:rsidDel="00000000" w:rsidR="00000000" w:rsidRPr="00000000">
              <w:rPr>
                <w:sz w:val="16"/>
                <w:szCs w:val="16"/>
                <w:rtl w:val="0"/>
              </w:rPr>
              <w:t xml:space="preserve">Ask students to write simple response rules. Each rule should connect a type of user input with a chatbot response. Responses should be short, clear, relevant, respectful, and honest about limits.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21">
            <w:pPr>
              <w:spacing w:after="0" w:line="240" w:lineRule="auto"/>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22">
            <w:pPr>
              <w:spacing w:after="0" w:line="240" w:lineRule="auto"/>
              <w:rPr/>
            </w:pPr>
            <w:r w:rsidDel="00000000" w:rsidR="00000000" w:rsidRPr="00000000">
              <w:rPr>
                <w:sz w:val="16"/>
                <w:szCs w:val="16"/>
                <w:rtl w:val="0"/>
              </w:rPr>
              <w:t xml:space="preserve">Students complete the chatbot logic table.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23">
            <w:pPr>
              <w:spacing w:after="0" w:line="240" w:lineRule="auto"/>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24">
            <w:pPr>
              <w:spacing w:after="0" w:line="240" w:lineRule="auto"/>
              <w:rPr/>
            </w:pPr>
            <w:r w:rsidDel="00000000" w:rsidR="00000000" w:rsidRPr="00000000">
              <w:rPr>
                <w:sz w:val="16"/>
                <w:szCs w:val="16"/>
                <w:rtl w:val="0"/>
              </w:rPr>
              <w:t xml:space="preserve">Each group has a first chatbot logic plan with three useful responses, one fallback response, and one limitation/safety message.</w:t>
            </w:r>
            <w:r w:rsidDel="00000000" w:rsidR="00000000" w:rsidRPr="00000000">
              <w:rPr>
                <w:rtl w:val="0"/>
              </w:rPr>
            </w:r>
          </w:p>
        </w:tc>
      </w:tr>
    </w:tbl>
    <w:p w:rsidR="00000000" w:rsidDel="00000000" w:rsidP="00000000" w:rsidRDefault="00000000" w:rsidRPr="00000000" w14:paraId="00000125">
      <w:pPr>
        <w:pStyle w:val="Heading5"/>
        <w:rPr/>
      </w:pPr>
      <w:r w:rsidDel="00000000" w:rsidR="00000000" w:rsidRPr="00000000">
        <w:rPr>
          <w:rtl w:val="0"/>
        </w:rPr>
        <w:t xml:space="preserve">Step 7. Optional GenAI design coach check or teacher review</w:t>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26">
            <w:pPr>
              <w:spacing w:after="0" w:line="240" w:lineRule="auto"/>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27">
            <w:pPr>
              <w:spacing w:after="0" w:line="240" w:lineRule="auto"/>
              <w:rPr/>
            </w:pPr>
            <w:r w:rsidDel="00000000" w:rsidR="00000000" w:rsidRPr="00000000">
              <w:rPr>
                <w:sz w:val="16"/>
                <w:szCs w:val="16"/>
                <w:rtl w:val="0"/>
              </w:rPr>
              <w:t xml:space="preserve">2 minutes, or teacher-led if time is tight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28">
            <w:pPr>
              <w:spacing w:after="0" w:line="240" w:lineRule="auto"/>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129">
            <w:pPr>
              <w:spacing w:after="0" w:line="240" w:lineRule="auto"/>
              <w:rPr/>
            </w:pPr>
            <w:r w:rsidDel="00000000" w:rsidR="00000000" w:rsidRPr="00000000">
              <w:rPr>
                <w:sz w:val="16"/>
                <w:szCs w:val="16"/>
                <w:rtl w:val="0"/>
              </w:rPr>
              <w:t xml:space="preserve">CORE 2 Student Design Worksheet, GenAI Design Coach Prompts if GenAI is approved</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2A">
            <w:pPr>
              <w:spacing w:after="0" w:line="240" w:lineRule="auto"/>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2B">
            <w:pPr>
              <w:spacing w:after="0" w:line="240" w:lineRule="auto"/>
              <w:rPr/>
            </w:pPr>
            <w:r w:rsidDel="00000000" w:rsidR="00000000" w:rsidRPr="00000000">
              <w:rPr>
                <w:sz w:val="16"/>
                <w:szCs w:val="16"/>
                <w:rtl w:val="0"/>
              </w:rPr>
              <w:t xml:space="preserve">If GenAI is available and approved, students may use one short design-coach prompt after they have drafted their own logic. If not, the teacher can quickly review one or two group examples aloud.</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2C">
            <w:pPr>
              <w:spacing w:after="0" w:line="240" w:lineRule="auto"/>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2D">
            <w:pPr>
              <w:spacing w:after="0" w:line="240" w:lineRule="auto"/>
              <w:rPr/>
            </w:pPr>
            <w:r w:rsidDel="00000000" w:rsidR="00000000" w:rsidRPr="00000000">
              <w:rPr>
                <w:sz w:val="16"/>
                <w:szCs w:val="16"/>
                <w:rtl w:val="0"/>
              </w:rPr>
              <w:t xml:space="preserve">Students note one possible improvement and decide whether to accept, adapt, or reject it.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2E">
            <w:pPr>
              <w:spacing w:after="0" w:line="240" w:lineRule="auto"/>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2F">
            <w:pPr>
              <w:spacing w:after="0" w:line="240" w:lineRule="auto"/>
              <w:rPr/>
            </w:pPr>
            <w:r w:rsidDel="00000000" w:rsidR="00000000" w:rsidRPr="00000000">
              <w:rPr>
                <w:sz w:val="16"/>
                <w:szCs w:val="16"/>
                <w:rtl w:val="0"/>
              </w:rPr>
              <w:t xml:space="preserve">Each group has either confirmed its design logic or identified one improvement before building in Session 2.</w:t>
            </w:r>
            <w:r w:rsidDel="00000000" w:rsidR="00000000" w:rsidRPr="00000000">
              <w:rPr>
                <w:rtl w:val="0"/>
              </w:rPr>
            </w:r>
          </w:p>
        </w:tc>
      </w:tr>
    </w:tbl>
    <w:p w:rsidR="00000000" w:rsidDel="00000000" w:rsidP="00000000" w:rsidRDefault="00000000" w:rsidRPr="00000000" w14:paraId="00000130">
      <w:pPr>
        <w:pStyle w:val="Heading5"/>
        <w:rPr/>
      </w:pPr>
      <w:r w:rsidDel="00000000" w:rsidR="00000000" w:rsidRPr="00000000">
        <w:rPr>
          <w:rtl w:val="0"/>
        </w:rPr>
        <w:t xml:space="preserve">Session 1 output</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 CORE 2 Student Design Worksheet design plan: Principle Trace, purpose, user, four questions, three categories, responses, fallback, and limitation/safety response.</w:t>
      </w:r>
    </w:p>
    <w:p w:rsidR="00000000" w:rsidDel="00000000" w:rsidP="00000000" w:rsidRDefault="00000000" w:rsidRPr="00000000" w14:paraId="00000132">
      <w:pPr>
        <w:pStyle w:val="Heading4"/>
        <w:rPr/>
      </w:pPr>
      <w:r w:rsidDel="00000000" w:rsidR="00000000" w:rsidRPr="00000000">
        <w:rPr>
          <w:rtl w:val="0"/>
        </w:rPr>
        <w:t xml:space="preserve">Session 2 — Rehearse, build, test, and prepare for CORE 3</w:t>
      </w:r>
    </w:p>
    <w:p w:rsidR="00000000" w:rsidDel="00000000" w:rsidP="00000000" w:rsidRDefault="00000000" w:rsidRPr="00000000" w14:paraId="00000133">
      <w:pPr>
        <w:rPr/>
      </w:pPr>
      <w:r w:rsidDel="00000000" w:rsidR="00000000" w:rsidRPr="00000000">
        <w:rPr>
          <w:rtl w:val="0"/>
        </w:rPr>
        <w:t xml:space="preserve">Duration: 45 minutes</w:t>
      </w:r>
    </w:p>
    <w:p w:rsidR="00000000" w:rsidDel="00000000" w:rsidP="00000000" w:rsidRDefault="00000000" w:rsidRPr="00000000" w14:paraId="00000134">
      <w:pPr>
        <w:rPr/>
      </w:pPr>
      <w:r w:rsidDel="00000000" w:rsidR="00000000" w:rsidRPr="00000000">
        <w:rPr>
          <w:rtl w:val="0"/>
        </w:rPr>
        <w:t xml:space="preserve">Focus: Students turn their chatbot logic plan into a small test-ready prototype.</w:t>
      </w:r>
    </w:p>
    <w:p w:rsidR="00000000" w:rsidDel="00000000" w:rsidP="00000000" w:rsidRDefault="00000000" w:rsidRPr="00000000" w14:paraId="00000135">
      <w:pPr>
        <w:rPr/>
      </w:pPr>
      <w:r w:rsidDel="00000000" w:rsidR="00000000" w:rsidRPr="00000000">
        <w:rPr>
          <w:rtl w:val="0"/>
        </w:rPr>
        <w:t xml:space="preserve">Main idea: Students do not start by exploring the tool. They first rehearse the logic, then build or simulate the chatbot using the selected prototype option: Scratch, school-approved GenAI chatbot setup, or paper-based chatbot logic. The aim is not a polished product, but a prototype that another group can understand, test, and improve in CORE 3.</w:t>
      </w:r>
    </w:p>
    <w:p w:rsidR="00000000" w:rsidDel="00000000" w:rsidP="00000000" w:rsidRDefault="00000000" w:rsidRPr="00000000" w14:paraId="00000136">
      <w:pPr>
        <w:pStyle w:val="Heading5"/>
        <w:rPr/>
      </w:pPr>
      <w:r w:rsidDel="00000000" w:rsidR="00000000" w:rsidRPr="00000000">
        <w:rPr>
          <w:rtl w:val="0"/>
        </w:rPr>
        <w:t xml:space="preserve">Step 1. Restart from the chatbot logic plan</w:t>
      </w:r>
    </w:p>
    <w:tbl>
      <w:tblPr>
        <w:tblStyle w:val="Table1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37">
            <w:pPr>
              <w:spacing w:after="0" w:line="240" w:lineRule="auto"/>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38">
            <w:pPr>
              <w:spacing w:after="0" w:line="240" w:lineRule="auto"/>
              <w:rPr/>
            </w:pPr>
            <w:r w:rsidDel="00000000" w:rsidR="00000000" w:rsidRPr="00000000">
              <w:rPr>
                <w:sz w:val="16"/>
                <w:szCs w:val="16"/>
                <w:rtl w:val="0"/>
              </w:rPr>
              <w:t xml:space="preserve">3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39">
            <w:pPr>
              <w:spacing w:after="0" w:line="240" w:lineRule="auto"/>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13A">
            <w:pPr>
              <w:spacing w:after="0" w:line="240" w:lineRule="auto"/>
              <w:rPr/>
            </w:pPr>
            <w:r w:rsidDel="00000000" w:rsidR="00000000" w:rsidRPr="00000000">
              <w:rPr>
                <w:sz w:val="16"/>
                <w:szCs w:val="16"/>
                <w:rtl w:val="0"/>
              </w:rPr>
              <w:t xml:space="preserve">CORE 2 Student Design Worksheet, completed Session 1 design plan</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3B">
            <w:pPr>
              <w:spacing w:after="0" w:line="240" w:lineRule="auto"/>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3C">
            <w:pPr>
              <w:spacing w:after="0" w:line="240" w:lineRule="auto"/>
              <w:rPr/>
            </w:pPr>
            <w:r w:rsidDel="00000000" w:rsidR="00000000" w:rsidRPr="00000000">
              <w:rPr>
                <w:sz w:val="16"/>
                <w:szCs w:val="16"/>
                <w:rtl w:val="0"/>
              </w:rPr>
              <w:t xml:space="preserve">Ask groups to reopen their chatbot logic plan before building. Remind them that the prototype must follow the design decisions already made: purpose, user, categories, responses, fallback, limitation/safety response, and CORE 1 design requirement.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3D">
            <w:pPr>
              <w:spacing w:after="0" w:line="240" w:lineRule="auto"/>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3E">
            <w:pPr>
              <w:spacing w:after="0" w:line="240" w:lineRule="auto"/>
              <w:rPr/>
            </w:pPr>
            <w:r w:rsidDel="00000000" w:rsidR="00000000" w:rsidRPr="00000000">
              <w:rPr>
                <w:sz w:val="16"/>
                <w:szCs w:val="16"/>
                <w:rtl w:val="0"/>
              </w:rPr>
              <w:t xml:space="preserve">Students check that their design plan is complete enough to build from.</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3F">
            <w:pPr>
              <w:spacing w:after="0" w:line="240" w:lineRule="auto"/>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40">
            <w:pPr>
              <w:spacing w:after="0" w:line="240" w:lineRule="auto"/>
              <w:rPr/>
            </w:pPr>
            <w:r w:rsidDel="00000000" w:rsidR="00000000" w:rsidRPr="00000000">
              <w:rPr>
                <w:sz w:val="16"/>
                <w:szCs w:val="16"/>
                <w:rtl w:val="0"/>
              </w:rPr>
              <w:t xml:space="preserve">Each group is ready to rehearse and build from a clear chatbot logic plan.</w:t>
            </w:r>
            <w:r w:rsidDel="00000000" w:rsidR="00000000" w:rsidRPr="00000000">
              <w:rPr>
                <w:rtl w:val="0"/>
              </w:rPr>
            </w:r>
          </w:p>
        </w:tc>
      </w:tr>
    </w:tbl>
    <w:p w:rsidR="00000000" w:rsidDel="00000000" w:rsidP="00000000" w:rsidRDefault="00000000" w:rsidRPr="00000000" w14:paraId="00000141">
      <w:pPr>
        <w:pStyle w:val="Heading5"/>
        <w:rPr/>
      </w:pPr>
      <w:r w:rsidDel="00000000" w:rsidR="00000000" w:rsidRPr="00000000">
        <w:rPr>
          <w:rtl w:val="0"/>
        </w:rPr>
        <w:t xml:space="preserve">Step 2. Paper logic rehearsal</w:t>
      </w:r>
    </w:p>
    <w:tbl>
      <w:tblPr>
        <w:tblStyle w:val="Table1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42">
            <w:pPr>
              <w:spacing w:after="0" w:line="240" w:lineRule="auto"/>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43">
            <w:pPr>
              <w:spacing w:after="0" w:line="240" w:lineRule="auto"/>
              <w:rPr/>
            </w:pPr>
            <w:r w:rsidDel="00000000" w:rsidR="00000000" w:rsidRPr="00000000">
              <w:rPr>
                <w:sz w:val="16"/>
                <w:szCs w:val="16"/>
                <w:rtl w:val="0"/>
              </w:rPr>
              <w:t xml:space="preserve">5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44">
            <w:pPr>
              <w:spacing w:after="0" w:line="240" w:lineRule="auto"/>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145">
            <w:pPr>
              <w:spacing w:after="0" w:line="240" w:lineRule="auto"/>
              <w:rPr/>
            </w:pPr>
            <w:r w:rsidDel="00000000" w:rsidR="00000000" w:rsidRPr="00000000">
              <w:rPr>
                <w:sz w:val="16"/>
                <w:szCs w:val="16"/>
                <w:rtl w:val="0"/>
              </w:rPr>
              <w:t xml:space="preserve">CORE 2 Student Design Worksheet, optional blank paper or response cards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46">
            <w:pPr>
              <w:spacing w:after="0" w:line="240" w:lineRule="auto"/>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47">
            <w:pPr>
              <w:spacing w:after="0" w:line="240" w:lineRule="auto"/>
              <w:rPr/>
            </w:pPr>
            <w:r w:rsidDel="00000000" w:rsidR="00000000" w:rsidRPr="00000000">
              <w:rPr>
                <w:sz w:val="16"/>
                <w:szCs w:val="16"/>
                <w:rtl w:val="0"/>
              </w:rPr>
              <w:t xml:space="preserve">Before students open Scratch or GenAI, ask them to run one quick paper rehearsal. One student reads a user question, another identifies the category, and another reads the planned response. If no category fits, the group must use fallback or limitation. A successful rehearsal means the group can perform one complete exchange for each category and can immediately decide whether a new input needs a category response, the fallback, or the limitation/safety response. Diagnostic question: “Which category would receive this question? Can everyone in the group answer immediately?”</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48">
            <w:pPr>
              <w:spacing w:after="0" w:line="240" w:lineRule="auto"/>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49">
            <w:pPr>
              <w:spacing w:after="0" w:line="240" w:lineRule="auto"/>
              <w:rPr/>
            </w:pPr>
            <w:r w:rsidDel="00000000" w:rsidR="00000000" w:rsidRPr="00000000">
              <w:rPr>
                <w:sz w:val="16"/>
                <w:szCs w:val="16"/>
                <w:rtl w:val="0"/>
              </w:rPr>
              <w:t xml:space="preserve">Students test their logic once without a tool.</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4A">
            <w:pPr>
              <w:spacing w:after="0" w:line="240" w:lineRule="auto"/>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4B">
            <w:pPr>
              <w:spacing w:after="0" w:line="240" w:lineRule="auto"/>
              <w:rPr/>
            </w:pPr>
            <w:r w:rsidDel="00000000" w:rsidR="00000000" w:rsidRPr="00000000">
              <w:rPr>
                <w:sz w:val="16"/>
                <w:szCs w:val="16"/>
                <w:rtl w:val="0"/>
              </w:rPr>
              <w:t xml:space="preserve">Each group can perform one exchange for every category and distinguish category, fallback, and limitation behaviour without hesitation.</w:t>
            </w:r>
            <w:r w:rsidDel="00000000" w:rsidR="00000000" w:rsidRPr="00000000">
              <w:rPr>
                <w:rtl w:val="0"/>
              </w:rPr>
            </w:r>
          </w:p>
        </w:tc>
      </w:tr>
    </w:tbl>
    <w:p w:rsidR="00000000" w:rsidDel="00000000" w:rsidP="00000000" w:rsidRDefault="00000000" w:rsidRPr="00000000" w14:paraId="0000014C">
      <w:pPr>
        <w:pStyle w:val="Heading5"/>
        <w:rPr/>
      </w:pPr>
      <w:r w:rsidDel="00000000" w:rsidR="00000000" w:rsidRPr="00000000">
        <w:rPr>
          <w:rtl w:val="0"/>
        </w:rPr>
        <w:t xml:space="preserve">Step 3. Confirm prototype option and open build guide</w:t>
      </w:r>
    </w:p>
    <w:tbl>
      <w:tblPr>
        <w:tblStyle w:val="Table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4D">
            <w:pPr>
              <w:spacing w:after="0" w:line="240" w:lineRule="auto"/>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4E">
            <w:pPr>
              <w:spacing w:after="0" w:line="240" w:lineRule="auto"/>
              <w:rPr/>
            </w:pPr>
            <w:r w:rsidDel="00000000" w:rsidR="00000000" w:rsidRPr="00000000">
              <w:rPr>
                <w:sz w:val="16"/>
                <w:szCs w:val="16"/>
                <w:rtl w:val="0"/>
              </w:rPr>
              <w:t xml:space="preserve">3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4F">
            <w:pPr>
              <w:spacing w:after="0" w:line="240" w:lineRule="auto"/>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150">
            <w:pPr>
              <w:spacing w:after="0" w:line="240" w:lineRule="auto"/>
              <w:rPr/>
            </w:pPr>
            <w:r w:rsidDel="00000000" w:rsidR="00000000" w:rsidRPr="00000000">
              <w:rPr>
                <w:sz w:val="16"/>
                <w:szCs w:val="16"/>
                <w:rtl w:val="0"/>
              </w:rPr>
              <w:t xml:space="preserve">Option A Scratch Build Card, Option B GenAI Setup Card, or Option C Paper-Based Build Card depending on the selected option</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51">
            <w:pPr>
              <w:spacing w:after="0" w:line="240" w:lineRule="auto"/>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52">
            <w:pPr>
              <w:spacing w:after="0" w:line="240" w:lineRule="auto"/>
              <w:rPr/>
            </w:pPr>
            <w:r w:rsidDel="00000000" w:rsidR="00000000" w:rsidRPr="00000000">
              <w:rPr>
                <w:sz w:val="16"/>
                <w:szCs w:val="16"/>
                <w:rtl w:val="0"/>
              </w:rPr>
              <w:t xml:space="preserve">Confirm which prototype option the class will use. Make clear that the topic can be open, but the structure is fixed. Direct students to the correct implementation guide or build card.</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53">
            <w:pPr>
              <w:spacing w:after="0" w:line="240" w:lineRule="auto"/>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54">
            <w:pPr>
              <w:spacing w:after="0" w:line="240" w:lineRule="auto"/>
              <w:rPr/>
            </w:pPr>
            <w:r w:rsidDel="00000000" w:rsidR="00000000" w:rsidRPr="00000000">
              <w:rPr>
                <w:sz w:val="16"/>
                <w:szCs w:val="16"/>
                <w:rtl w:val="0"/>
              </w:rPr>
              <w:t xml:space="preserve">Students identify the selected prototype option and locate the relevant build guide or instructions.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55">
            <w:pPr>
              <w:spacing w:after="0" w:line="240" w:lineRule="auto"/>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56">
            <w:pPr>
              <w:spacing w:after="0" w:line="240" w:lineRule="auto"/>
              <w:rPr/>
            </w:pPr>
            <w:r w:rsidDel="00000000" w:rsidR="00000000" w:rsidRPr="00000000">
              <w:rPr>
                <w:sz w:val="16"/>
                <w:szCs w:val="16"/>
                <w:rtl w:val="0"/>
              </w:rPr>
              <w:t xml:space="preserve">Each group knows which tool or format it is using and what the minimum prototype should include.</w:t>
            </w:r>
            <w:r w:rsidDel="00000000" w:rsidR="00000000" w:rsidRPr="00000000">
              <w:rPr>
                <w:rtl w:val="0"/>
              </w:rPr>
            </w:r>
          </w:p>
        </w:tc>
      </w:tr>
    </w:tbl>
    <w:p w:rsidR="00000000" w:rsidDel="00000000" w:rsidP="00000000" w:rsidRDefault="00000000" w:rsidRPr="00000000" w14:paraId="00000157">
      <w:pPr>
        <w:pStyle w:val="Heading5"/>
        <w:rPr/>
      </w:pPr>
      <w:r w:rsidDel="00000000" w:rsidR="00000000" w:rsidRPr="00000000">
        <w:rPr>
          <w:rtl w:val="0"/>
        </w:rPr>
        <w:t xml:space="preserve">Step 4. Build or simulate the prototype</w:t>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58">
            <w:pPr>
              <w:spacing w:after="0" w:line="240" w:lineRule="auto"/>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59">
            <w:pPr>
              <w:spacing w:after="0" w:line="240" w:lineRule="auto"/>
              <w:rPr/>
            </w:pPr>
            <w:r w:rsidDel="00000000" w:rsidR="00000000" w:rsidRPr="00000000">
              <w:rPr>
                <w:sz w:val="16"/>
                <w:szCs w:val="16"/>
                <w:rtl w:val="0"/>
              </w:rPr>
              <w:t xml:space="preserve">17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5A">
            <w:pPr>
              <w:spacing w:after="0" w:line="240" w:lineRule="auto"/>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15B">
            <w:pPr>
              <w:spacing w:after="0" w:line="240" w:lineRule="auto"/>
              <w:rPr/>
            </w:pPr>
            <w:r w:rsidDel="00000000" w:rsidR="00000000" w:rsidRPr="00000000">
              <w:rPr>
                <w:rtl w:val="0"/>
              </w:rPr>
              <w:t xml:space="preserve">CORE 2 Student Design Worksheet, Option A Scratch Build Card / Option B GenAI Setup Card / Option C Paper-Based Build Card, and the provided implementation materials; online Scratch starter: https://scratch.mit.edu/projects/1332857046</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5C">
            <w:pPr>
              <w:spacing w:after="0" w:line="240" w:lineRule="auto"/>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5D">
            <w:pPr>
              <w:spacing w:after="0" w:line="240" w:lineRule="auto"/>
              <w:rPr/>
            </w:pPr>
            <w:r w:rsidDel="00000000" w:rsidR="00000000" w:rsidRPr="00000000">
              <w:rPr>
                <w:rtl w:val="0"/>
              </w:rPr>
              <w:t xml:space="preserve">Support groups as they turn their chatbot logic plan into a working or simulated prototype. For the standard implementation, use the complete Option A Scratch guide. The Option B Prompt Capsule and Option C paper logic materials show the intended routes and may be used only as locally adapted, teacher-tested pilots. Keep attention on the minimum viable chatbot: clear introduction, response categories, useful responses, fallback message, limitation/safety message, and the implemented CORE 1 principle feature. For first-time Scratch users, preload the online topic-neutral starter and treat rehearsal plus build as one flexible 20–22 minute block. If a digital group remains blocked, use the completed paper rehearsal as the testable fallback.</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5E">
            <w:pPr>
              <w:spacing w:after="0" w:line="240" w:lineRule="auto"/>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5F">
            <w:pPr>
              <w:spacing w:after="0" w:line="240" w:lineRule="auto"/>
              <w:rPr/>
            </w:pPr>
            <w:r w:rsidDel="00000000" w:rsidR="00000000" w:rsidRPr="00000000">
              <w:rPr>
                <w:sz w:val="16"/>
                <w:szCs w:val="16"/>
                <w:rtl w:val="0"/>
              </w:rPr>
              <w:t xml:space="preserve">Students build or simulate their chatbot using the selected prototype option.</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60">
            <w:pPr>
              <w:spacing w:after="0" w:line="240" w:lineRule="auto"/>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61">
            <w:pPr>
              <w:spacing w:after="0" w:line="240" w:lineRule="auto"/>
              <w:rPr/>
            </w:pPr>
            <w:r w:rsidDel="00000000" w:rsidR="00000000" w:rsidRPr="00000000">
              <w:rPr>
                <w:sz w:val="16"/>
                <w:szCs w:val="16"/>
                <w:rtl w:val="0"/>
              </w:rPr>
              <w:t xml:space="preserve">Each group has a small prototype or simulation that shows the planned chatbot logic.</w:t>
            </w:r>
            <w:r w:rsidDel="00000000" w:rsidR="00000000" w:rsidRPr="00000000">
              <w:rPr>
                <w:rtl w:val="0"/>
              </w:rPr>
            </w:r>
          </w:p>
        </w:tc>
      </w:tr>
    </w:tbl>
    <w:p w:rsidR="00000000" w:rsidDel="00000000" w:rsidP="00000000" w:rsidRDefault="00000000" w:rsidRPr="00000000" w14:paraId="00000162">
      <w:pPr>
        <w:pStyle w:val="Heading5"/>
        <w:rPr/>
      </w:pPr>
      <w:r w:rsidDel="00000000" w:rsidR="00000000" w:rsidRPr="00000000">
        <w:rPr>
          <w:rtl w:val="0"/>
        </w:rPr>
        <w:t xml:space="preserve">Step 5. Internal mini-test</w:t>
      </w:r>
    </w:p>
    <w:tbl>
      <w:tblPr>
        <w:tblStyle w:val="Table2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63">
            <w:pPr>
              <w:spacing w:after="0" w:line="240" w:lineRule="auto"/>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64">
            <w:pPr>
              <w:spacing w:after="0" w:line="240" w:lineRule="auto"/>
              <w:rPr/>
            </w:pPr>
            <w:r w:rsidDel="00000000" w:rsidR="00000000" w:rsidRPr="00000000">
              <w:rPr>
                <w:sz w:val="16"/>
                <w:szCs w:val="16"/>
                <w:rtl w:val="0"/>
              </w:rPr>
              <w:t xml:space="preserve">7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65">
            <w:pPr>
              <w:spacing w:after="0" w:line="240" w:lineRule="auto"/>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166">
            <w:pPr>
              <w:spacing w:after="0" w:line="240" w:lineRule="auto"/>
              <w:rPr/>
            </w:pPr>
            <w:r w:rsidDel="00000000" w:rsidR="00000000" w:rsidRPr="00000000">
              <w:rPr>
                <w:sz w:val="16"/>
                <w:szCs w:val="16"/>
                <w:rtl w:val="0"/>
              </w:rPr>
              <w:t xml:space="preserve">CORE 2 Student Design Worksheet, prototype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67">
            <w:pPr>
              <w:spacing w:after="0" w:line="240" w:lineRule="auto"/>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68">
            <w:pPr>
              <w:spacing w:after="0" w:line="240" w:lineRule="auto"/>
              <w:rPr/>
            </w:pPr>
            <w:r w:rsidDel="00000000" w:rsidR="00000000" w:rsidRPr="00000000">
              <w:rPr>
                <w:sz w:val="16"/>
                <w:szCs w:val="16"/>
                <w:rtl w:val="0"/>
              </w:rPr>
              <w:t xml:space="preserve">Ask each group to test its own chatbot with four inputs: two expected, one unclear, and one outside-topic/sensitive input. Before testing, the group must mark which one of the four will test the CORE 1 principle. Add a fifth input only if the principle cannot be tested by any of the four.</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69">
            <w:pPr>
              <w:spacing w:after="0" w:line="240" w:lineRule="auto"/>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6A">
            <w:pPr>
              <w:spacing w:after="0" w:line="240" w:lineRule="auto"/>
              <w:rPr/>
            </w:pPr>
            <w:r w:rsidDel="00000000" w:rsidR="00000000" w:rsidRPr="00000000">
              <w:rPr>
                <w:sz w:val="16"/>
                <w:szCs w:val="16"/>
                <w:rtl w:val="0"/>
              </w:rPr>
              <w:t xml:space="preserve">Students complete the four-input mini-test, label one input with ★ as the CORE 1 principle test, and record Yes / Partly / No with evidence.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6B">
            <w:pPr>
              <w:spacing w:after="0" w:line="240" w:lineRule="auto"/>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6C">
            <w:pPr>
              <w:spacing w:after="0" w:line="240" w:lineRule="auto"/>
              <w:rPr/>
            </w:pPr>
            <w:r w:rsidDel="00000000" w:rsidR="00000000" w:rsidRPr="00000000">
              <w:rPr>
                <w:sz w:val="16"/>
                <w:szCs w:val="16"/>
                <w:rtl w:val="0"/>
              </w:rPr>
              <w:t xml:space="preserve">Each group has four completed tests, one clearly labelled principle test, evidence, and at least one issue or strength identified.</w:t>
            </w:r>
            <w:r w:rsidDel="00000000" w:rsidR="00000000" w:rsidRPr="00000000">
              <w:rPr>
                <w:rtl w:val="0"/>
              </w:rPr>
            </w:r>
          </w:p>
        </w:tc>
      </w:tr>
    </w:tbl>
    <w:p w:rsidR="00000000" w:rsidDel="00000000" w:rsidP="00000000" w:rsidRDefault="00000000" w:rsidRPr="00000000" w14:paraId="0000016D">
      <w:pPr>
        <w:pStyle w:val="Heading5"/>
        <w:rPr/>
      </w:pPr>
      <w:r w:rsidDel="00000000" w:rsidR="00000000" w:rsidRPr="00000000">
        <w:rPr>
          <w:rtl w:val="0"/>
        </w:rPr>
        <w:t xml:space="preserve">Step 6. Make a change decision</w:t>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6E">
            <w:pPr>
              <w:spacing w:after="0" w:line="240" w:lineRule="auto"/>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6F">
            <w:pPr>
              <w:spacing w:after="0" w:line="240" w:lineRule="auto"/>
              <w:rPr/>
            </w:pPr>
            <w:r w:rsidDel="00000000" w:rsidR="00000000" w:rsidRPr="00000000">
              <w:rPr>
                <w:sz w:val="16"/>
                <w:szCs w:val="16"/>
                <w:rtl w:val="0"/>
              </w:rPr>
              <w:t xml:space="preserve">5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70">
            <w:pPr>
              <w:spacing w:after="0" w:line="240" w:lineRule="auto"/>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171">
            <w:pPr>
              <w:spacing w:after="0" w:line="240" w:lineRule="auto"/>
              <w:rPr/>
            </w:pPr>
            <w:r w:rsidDel="00000000" w:rsidR="00000000" w:rsidRPr="00000000">
              <w:rPr>
                <w:sz w:val="16"/>
                <w:szCs w:val="16"/>
                <w:rtl w:val="0"/>
              </w:rPr>
              <w:t xml:space="preserve">CORE 2 Student Design Worksheet, prototype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72">
            <w:pPr>
              <w:spacing w:after="0" w:line="240" w:lineRule="auto"/>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73">
            <w:pPr>
              <w:spacing w:after="0" w:line="240" w:lineRule="auto"/>
              <w:rPr/>
            </w:pPr>
            <w:r w:rsidDel="00000000" w:rsidR="00000000" w:rsidRPr="00000000">
              <w:rPr>
                <w:sz w:val="16"/>
                <w:szCs w:val="16"/>
                <w:rtl w:val="0"/>
              </w:rPr>
              <w:t xml:space="preserve">Ask students to make one evidence-based change decision. If a test reveals a problem, improve one focused feature: clarify a response, improve fallback, revise a limitation/safety response, fix a category, make the introduction more specific, or strengthen one GenAI setup instruction. If the evidence shows the feature already works, students may keep it as designed and record why.</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74">
            <w:pPr>
              <w:spacing w:after="0" w:line="240" w:lineRule="auto"/>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75">
            <w:pPr>
              <w:spacing w:after="0" w:line="240" w:lineRule="auto"/>
              <w:rPr/>
            </w:pPr>
            <w:r w:rsidDel="00000000" w:rsidR="00000000" w:rsidRPr="00000000">
              <w:rPr>
                <w:sz w:val="16"/>
                <w:szCs w:val="16"/>
                <w:rtl w:val="0"/>
              </w:rPr>
              <w:t xml:space="preserve">Students improve one focused feature, or keep it as designed and record an evidence-based reason.</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76">
            <w:pPr>
              <w:spacing w:after="0" w:line="240" w:lineRule="auto"/>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77">
            <w:pPr>
              <w:spacing w:after="0" w:line="240" w:lineRule="auto"/>
              <w:rPr/>
            </w:pPr>
            <w:r w:rsidDel="00000000" w:rsidR="00000000" w:rsidRPr="00000000">
              <w:rPr>
                <w:sz w:val="16"/>
                <w:szCs w:val="16"/>
                <w:rtl w:val="0"/>
              </w:rPr>
              <w:t xml:space="preserve">Each group has recorded one visible improvement or a justified keep-as-designed decision before CORE 3.</w:t>
            </w:r>
            <w:r w:rsidDel="00000000" w:rsidR="00000000" w:rsidRPr="00000000">
              <w:rPr>
                <w:rtl w:val="0"/>
              </w:rPr>
            </w:r>
          </w:p>
        </w:tc>
      </w:tr>
    </w:tbl>
    <w:p w:rsidR="00000000" w:rsidDel="00000000" w:rsidP="00000000" w:rsidRDefault="00000000" w:rsidRPr="00000000" w14:paraId="00000178">
      <w:pPr>
        <w:pStyle w:val="Heading5"/>
        <w:rPr/>
      </w:pPr>
      <w:r w:rsidDel="00000000" w:rsidR="00000000" w:rsidRPr="00000000">
        <w:rPr>
          <w:rtl w:val="0"/>
        </w:rPr>
        <w:t xml:space="preserve">Step 7. Prepare CORE 3 handover</w:t>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8050"/>
        <w:tblGridChange w:id="0">
          <w:tblGrid>
            <w:gridCol w:w="1310"/>
            <w:gridCol w:w="805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79">
            <w:pPr>
              <w:spacing w:after="0" w:line="240" w:lineRule="auto"/>
              <w:rPr/>
            </w:pPr>
            <w:r w:rsidDel="00000000" w:rsidR="00000000" w:rsidRPr="00000000">
              <w:rPr>
                <w:b w:val="1"/>
                <w:bCs w:val="1"/>
                <w:color w:val="1f2937"/>
                <w:sz w:val="16"/>
                <w:szCs w:val="16"/>
                <w:rtl w:val="0"/>
              </w:rPr>
              <w:t xml:space="preserve">Time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7A">
            <w:pPr>
              <w:spacing w:after="0" w:line="240" w:lineRule="auto"/>
              <w:rPr/>
            </w:pPr>
            <w:r w:rsidDel="00000000" w:rsidR="00000000" w:rsidRPr="00000000">
              <w:rPr>
                <w:sz w:val="16"/>
                <w:szCs w:val="16"/>
                <w:rtl w:val="0"/>
              </w:rPr>
              <w:t xml:space="preserve">5 minutes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7B">
            <w:pPr>
              <w:spacing w:after="0" w:line="240" w:lineRule="auto"/>
              <w:rPr/>
            </w:pPr>
            <w:r w:rsidDel="00000000" w:rsidR="00000000" w:rsidRPr="00000000">
              <w:rPr>
                <w:b w:val="1"/>
                <w:bCs w:val="1"/>
                <w:color w:val="1f2937"/>
                <w:sz w:val="16"/>
                <w:szCs w:val="16"/>
                <w:rtl w:val="0"/>
              </w:rPr>
              <w:t xml:space="preserve">Materials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17C">
            <w:pPr>
              <w:spacing w:after="0" w:line="240" w:lineRule="auto"/>
              <w:rPr/>
            </w:pPr>
            <w:r w:rsidDel="00000000" w:rsidR="00000000" w:rsidRPr="00000000">
              <w:rPr>
                <w:sz w:val="16"/>
                <w:szCs w:val="16"/>
                <w:rtl w:val="0"/>
              </w:rPr>
              <w:t xml:space="preserve">CORE 2 Student Design Worksheet or CORE 2 to CORE 3 Handover Card</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7D">
            <w:pPr>
              <w:spacing w:after="0" w:line="240" w:lineRule="auto"/>
              <w:rPr/>
            </w:pPr>
            <w:r w:rsidDel="00000000" w:rsidR="00000000" w:rsidRPr="00000000">
              <w:rPr>
                <w:b w:val="1"/>
                <w:bCs w:val="1"/>
                <w:color w:val="1f2937"/>
                <w:sz w:val="16"/>
                <w:szCs w:val="16"/>
                <w:rtl w:val="0"/>
              </w:rPr>
              <w:t xml:space="preserve">Teacher move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7E">
            <w:pPr>
              <w:rPr/>
            </w:pPr>
            <w:r w:rsidDel="00000000" w:rsidR="00000000" w:rsidRPr="00000000">
              <w:rPr>
                <w:rtl w:val="0"/>
              </w:rPr>
              <w:t xml:space="preserve">Explain that CORE 3 begins with a testable prototype and complete handover information. Check that the Handover Card includes the chatbot purpose, target user, three suggested questions, separate fallback and limitation/safety checks, the CORE 1 principle, implemented feature, exact principle test, and expected evidence.</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7F">
            <w:pPr>
              <w:spacing w:after="0" w:line="240" w:lineRule="auto"/>
              <w:rPr/>
            </w:pPr>
            <w:r w:rsidDel="00000000" w:rsidR="00000000" w:rsidRPr="00000000">
              <w:rPr>
                <w:b w:val="1"/>
                <w:bCs w:val="1"/>
                <w:color w:val="1f2937"/>
                <w:sz w:val="16"/>
                <w:szCs w:val="16"/>
                <w:rtl w:val="0"/>
              </w:rPr>
              <w:t xml:space="preserve">Student action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80">
            <w:pPr>
              <w:rPr/>
            </w:pPr>
            <w:r w:rsidDel="00000000" w:rsidR="00000000" w:rsidRPr="00000000">
              <w:rPr>
                <w:rtl w:val="0"/>
              </w:rPr>
              <w:t xml:space="preserve">Students complete the handover card and save or prepare the prototype for the next group.</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2f4f7" w:val="clear"/>
            <w:tcMar>
              <w:top w:w="70.0" w:type="dxa"/>
              <w:left w:w="80.0" w:type="dxa"/>
              <w:bottom w:w="70.0" w:type="dxa"/>
              <w:right w:w="80.0" w:type="dxa"/>
            </w:tcMar>
            <w:vAlign w:val="center"/>
          </w:tcPr>
          <w:p w:rsidR="00000000" w:rsidDel="00000000" w:rsidP="00000000" w:rsidRDefault="00000000" w:rsidRPr="00000000" w14:paraId="00000181">
            <w:pPr>
              <w:spacing w:after="0" w:line="240" w:lineRule="auto"/>
              <w:rPr/>
            </w:pPr>
            <w:r w:rsidDel="00000000" w:rsidR="00000000" w:rsidRPr="00000000">
              <w:rPr>
                <w:b w:val="1"/>
                <w:bCs w:val="1"/>
                <w:color w:val="1f2937"/>
                <w:sz w:val="16"/>
                <w:szCs w:val="16"/>
                <w:rtl w:val="0"/>
              </w:rPr>
              <w:t xml:space="preserve">Checkpoint</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82">
            <w:pPr>
              <w:rPr/>
            </w:pPr>
            <w:r w:rsidDel="00000000" w:rsidR="00000000" w:rsidRPr="00000000">
              <w:rPr>
                <w:rtl w:val="0"/>
              </w:rPr>
              <w:t xml:space="preserve">Prototype, CORE 2 Student Design Worksheet mini-test evidence, and handover card are ready for CORE 3.</w:t>
            </w:r>
          </w:p>
        </w:tc>
      </w:tr>
    </w:tbl>
    <w:p w:rsidR="00000000" w:rsidDel="00000000" w:rsidP="00000000" w:rsidRDefault="00000000" w:rsidRPr="00000000" w14:paraId="00000183">
      <w:pPr>
        <w:pStyle w:val="Heading5"/>
        <w:rPr/>
      </w:pPr>
      <w:r w:rsidDel="00000000" w:rsidR="00000000" w:rsidRPr="00000000">
        <w:rPr>
          <w:rtl w:val="0"/>
        </w:rPr>
        <w:t xml:space="preserve">Prototype option guidance for Step 4</w:t>
      </w:r>
    </w:p>
    <w:tbl>
      <w:tblPr>
        <w:tblStyle w:val="Table2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3463"/>
        <w:gridCol w:w="3557"/>
        <w:tblGridChange w:id="0">
          <w:tblGrid>
            <w:gridCol w:w="2340"/>
            <w:gridCol w:w="3463"/>
            <w:gridCol w:w="3557"/>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184">
            <w:pPr>
              <w:spacing w:after="0" w:line="240" w:lineRule="auto"/>
              <w:rPr/>
            </w:pPr>
            <w:r w:rsidDel="00000000" w:rsidR="00000000" w:rsidRPr="00000000">
              <w:rPr>
                <w:b w:val="1"/>
                <w:bCs w:val="1"/>
                <w:color w:val="ffffff"/>
                <w:sz w:val="16"/>
                <w:szCs w:val="16"/>
                <w:rtl w:val="0"/>
              </w:rPr>
              <w:t xml:space="preserve">Prototype option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185">
            <w:pPr>
              <w:spacing w:after="0" w:line="240" w:lineRule="auto"/>
              <w:rPr/>
            </w:pPr>
            <w:r w:rsidDel="00000000" w:rsidR="00000000" w:rsidRPr="00000000">
              <w:rPr>
                <w:b w:val="1"/>
                <w:bCs w:val="1"/>
                <w:color w:val="ffffff"/>
                <w:sz w:val="16"/>
                <w:szCs w:val="16"/>
                <w:rtl w:val="0"/>
              </w:rPr>
              <w:t xml:space="preserve">What students build or simulate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186">
            <w:pPr>
              <w:spacing w:after="0" w:line="240" w:lineRule="auto"/>
              <w:rPr/>
            </w:pPr>
            <w:r w:rsidDel="00000000" w:rsidR="00000000" w:rsidRPr="00000000">
              <w:rPr>
                <w:b w:val="1"/>
                <w:bCs w:val="1"/>
                <w:color w:val="ffffff"/>
                <w:sz w:val="16"/>
                <w:szCs w:val="16"/>
                <w:rtl w:val="0"/>
              </w:rPr>
              <w:t xml:space="preserve">Teacher attention point</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ddebf7" w:val="clear"/>
            <w:tcMar>
              <w:top w:w="70.0" w:type="dxa"/>
              <w:left w:w="80.0" w:type="dxa"/>
              <w:bottom w:w="70.0" w:type="dxa"/>
              <w:right w:w="80.0" w:type="dxa"/>
            </w:tcMar>
            <w:vAlign w:val="center"/>
          </w:tcPr>
          <w:p w:rsidR="00000000" w:rsidDel="00000000" w:rsidP="00000000" w:rsidRDefault="00000000" w:rsidRPr="00000000" w14:paraId="00000187">
            <w:pPr>
              <w:spacing w:after="0" w:line="240" w:lineRule="auto"/>
              <w:rPr/>
            </w:pPr>
            <w:r w:rsidDel="00000000" w:rsidR="00000000" w:rsidRPr="00000000">
              <w:rPr>
                <w:b w:val="1"/>
                <w:bCs w:val="1"/>
                <w:color w:val="1f2937"/>
                <w:sz w:val="16"/>
                <w:szCs w:val="16"/>
                <w:rtl w:val="0"/>
              </w:rPr>
              <w:t xml:space="preserve">Scratch</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88">
            <w:pPr>
              <w:spacing w:after="0" w:line="240" w:lineRule="auto"/>
              <w:rPr/>
            </w:pPr>
            <w:r w:rsidDel="00000000" w:rsidR="00000000" w:rsidRPr="00000000">
              <w:rPr>
                <w:sz w:val="16"/>
                <w:szCs w:val="16"/>
                <w:rtl w:val="0"/>
              </w:rPr>
              <w:t xml:space="preserve">A topic-neutral, menu-based rule chatbot in Scratch using one sprite, introduction, ask-and-wait or menu choice, simple if/else rules, three response categories, fallback response, and limitation/safety response.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89">
            <w:pPr>
              <w:spacing w:after="0" w:line="240" w:lineRule="auto"/>
              <w:rPr/>
            </w:pPr>
            <w:r w:rsidDel="00000000" w:rsidR="00000000" w:rsidRPr="00000000">
              <w:rPr>
                <w:rtl w:val="0"/>
              </w:rPr>
              <w:t xml:space="preserve">FULLY SUPPORTED. Use the Option A Scratch Implementation and Evidence Guide. Keep the topic open but the structure fixed. Sprites, backgrounds, and sounds are secondary.</w:t>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e2f0d9" w:val="clear"/>
            <w:tcMar>
              <w:top w:w="70.0" w:type="dxa"/>
              <w:left w:w="80.0" w:type="dxa"/>
              <w:bottom w:w="70.0" w:type="dxa"/>
              <w:right w:w="80.0" w:type="dxa"/>
            </w:tcMar>
            <w:vAlign w:val="center"/>
          </w:tcPr>
          <w:p w:rsidR="00000000" w:rsidDel="00000000" w:rsidP="00000000" w:rsidRDefault="00000000" w:rsidRPr="00000000" w14:paraId="0000018A">
            <w:pPr>
              <w:spacing w:after="0" w:line="240" w:lineRule="auto"/>
              <w:rPr/>
            </w:pPr>
            <w:r w:rsidDel="00000000" w:rsidR="00000000" w:rsidRPr="00000000">
              <w:rPr>
                <w:b w:val="1"/>
                <w:bCs w:val="1"/>
                <w:color w:val="1f2937"/>
                <w:sz w:val="16"/>
                <w:szCs w:val="16"/>
                <w:rtl w:val="0"/>
              </w:rPr>
              <w:t xml:space="preserve">School-approved GenAI chatbot setup</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8B">
            <w:pPr>
              <w:spacing w:after="0" w:line="240" w:lineRule="auto"/>
              <w:rPr/>
            </w:pPr>
            <w:r w:rsidDel="00000000" w:rsidR="00000000" w:rsidRPr="00000000">
              <w:rPr>
                <w:sz w:val="16"/>
                <w:szCs w:val="16"/>
                <w:rtl w:val="0"/>
              </w:rPr>
              <w:t xml:space="preserve">A guided conversational prototype using SchoolAI, Schoolhub.ai, Gemini Gem, Copilot Agent, or ChatGPT/Claude Prompt Capsule. Students enter or test their own chatbot role, purpose, categories, model responses, fallback rule, and limitation/safety rule.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8C">
            <w:pPr>
              <w:spacing w:after="0" w:line="240" w:lineRule="auto"/>
              <w:rPr/>
            </w:pPr>
            <w:r w:rsidDel="00000000" w:rsidR="00000000" w:rsidRPr="00000000">
              <w:rPr>
                <w:sz w:val="16"/>
                <w:szCs w:val="16"/>
                <w:rtl w:val="0"/>
              </w:rPr>
              <w:t xml:space="preserve">WORK IN PROGRESS. The preliminary student-assisted Prompt Capsule shows how a future Option B implementation may enact students’ logic. Any local pilot requires an approved tool, teacher adaptation, advance testing, and anonymised evidence.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ce4d6" w:val="clear"/>
            <w:tcMar>
              <w:top w:w="70.0" w:type="dxa"/>
              <w:left w:w="80.0" w:type="dxa"/>
              <w:bottom w:w="70.0" w:type="dxa"/>
              <w:right w:w="80.0" w:type="dxa"/>
            </w:tcMar>
            <w:vAlign w:val="center"/>
          </w:tcPr>
          <w:p w:rsidR="00000000" w:rsidDel="00000000" w:rsidP="00000000" w:rsidRDefault="00000000" w:rsidRPr="00000000" w14:paraId="0000018D">
            <w:pPr>
              <w:spacing w:after="0" w:line="240" w:lineRule="auto"/>
              <w:rPr/>
            </w:pPr>
            <w:r w:rsidDel="00000000" w:rsidR="00000000" w:rsidRPr="00000000">
              <w:rPr>
                <w:b w:val="1"/>
                <w:bCs w:val="1"/>
                <w:color w:val="1f2937"/>
                <w:sz w:val="16"/>
                <w:szCs w:val="16"/>
                <w:rtl w:val="0"/>
              </w:rPr>
              <w:t xml:space="preserve">Paper-based chatbot logic</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8E">
            <w:pPr>
              <w:spacing w:after="0" w:line="240" w:lineRule="auto"/>
              <w:rPr/>
            </w:pPr>
            <w:r w:rsidDel="00000000" w:rsidR="00000000" w:rsidRPr="00000000">
              <w:rPr>
                <w:sz w:val="16"/>
                <w:szCs w:val="16"/>
                <w:rtl w:val="0"/>
              </w:rPr>
              <w:t xml:space="preserve">A flowchart, response-card set, or human-bot simulation showing how user questions lead to categories and responses.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8F">
            <w:pPr>
              <w:spacing w:after="0" w:line="240" w:lineRule="auto"/>
              <w:rPr/>
            </w:pPr>
            <w:r w:rsidDel="00000000" w:rsidR="00000000" w:rsidRPr="00000000">
              <w:rPr>
                <w:sz w:val="16"/>
                <w:szCs w:val="16"/>
                <w:rtl w:val="0"/>
              </w:rPr>
              <w:t xml:space="preserve">WORK IN PROGRESS. The preliminary build card and illustrative example show the intended equal-learning-value route. A local pilot requires teacher-prepared printable materials and advance rehearsal.</w:t>
            </w:r>
            <w:r w:rsidDel="00000000" w:rsidR="00000000" w:rsidRPr="00000000">
              <w:rPr>
                <w:rtl w:val="0"/>
              </w:rPr>
            </w:r>
          </w:p>
        </w:tc>
      </w:tr>
    </w:tbl>
    <w:p w:rsidR="00000000" w:rsidDel="00000000" w:rsidP="00000000" w:rsidRDefault="00000000" w:rsidRPr="00000000" w14:paraId="00000190">
      <w:pPr>
        <w:pStyle w:val="Heading5"/>
        <w:rPr/>
      </w:pPr>
      <w:r w:rsidDel="00000000" w:rsidR="00000000" w:rsidRPr="00000000">
        <w:rPr>
          <w:rtl w:val="0"/>
        </w:rPr>
        <w:t xml:space="preserve">Option B setup models</w:t>
      </w:r>
    </w:p>
    <w:tbl>
      <w:tblPr>
        <w:tblStyle w:val="Table2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3276"/>
        <w:gridCol w:w="3744"/>
        <w:tblGridChange w:id="0">
          <w:tblGrid>
            <w:gridCol w:w="2340"/>
            <w:gridCol w:w="3276"/>
            <w:gridCol w:w="3744"/>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191">
            <w:pPr>
              <w:spacing w:after="0" w:line="240" w:lineRule="auto"/>
              <w:rPr/>
            </w:pPr>
            <w:r w:rsidDel="00000000" w:rsidR="00000000" w:rsidRPr="00000000">
              <w:rPr>
                <w:b w:val="1"/>
                <w:bCs w:val="1"/>
                <w:color w:val="ffffff"/>
                <w:sz w:val="16"/>
                <w:szCs w:val="16"/>
                <w:rtl w:val="0"/>
              </w:rPr>
              <w:t xml:space="preserve">Model</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192">
            <w:pPr>
              <w:spacing w:after="0" w:line="240" w:lineRule="auto"/>
              <w:rPr/>
            </w:pPr>
            <w:r w:rsidDel="00000000" w:rsidR="00000000" w:rsidRPr="00000000">
              <w:rPr>
                <w:b w:val="1"/>
                <w:bCs w:val="1"/>
                <w:color w:val="ffffff"/>
                <w:sz w:val="16"/>
                <w:szCs w:val="16"/>
                <w:rtl w:val="0"/>
              </w:rPr>
              <w:t xml:space="preserve">Use when...</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193">
            <w:pPr>
              <w:spacing w:after="0" w:line="240" w:lineRule="auto"/>
              <w:rPr/>
            </w:pPr>
            <w:r w:rsidDel="00000000" w:rsidR="00000000" w:rsidRPr="00000000">
              <w:rPr>
                <w:b w:val="1"/>
                <w:bCs w:val="1"/>
                <w:color w:val="ffffff"/>
                <w:sz w:val="16"/>
                <w:szCs w:val="16"/>
                <w:rtl w:val="0"/>
              </w:rPr>
              <w:t xml:space="preserve">How it works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94">
            <w:pPr>
              <w:spacing w:after="0" w:line="240" w:lineRule="auto"/>
              <w:rPr/>
            </w:pPr>
            <w:r w:rsidDel="00000000" w:rsidR="00000000" w:rsidRPr="00000000">
              <w:rPr>
                <w:sz w:val="16"/>
                <w:szCs w:val="16"/>
                <w:rtl w:val="0"/>
              </w:rPr>
              <w:t xml:space="preserve">Teacher-created setup</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95">
            <w:pPr>
              <w:spacing w:after="0" w:line="240" w:lineRule="auto"/>
              <w:rPr/>
            </w:pPr>
            <w:r w:rsidDel="00000000" w:rsidR="00000000" w:rsidRPr="00000000">
              <w:rPr>
                <w:sz w:val="16"/>
                <w:szCs w:val="16"/>
                <w:rtl w:val="0"/>
              </w:rPr>
              <w:t xml:space="preserve">The teacher has access to SchoolAI, Schoolhub.ai, Gemini Gems, or Copilot Agents.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96">
            <w:pPr>
              <w:spacing w:after="0" w:line="240" w:lineRule="auto"/>
              <w:rPr/>
            </w:pPr>
            <w:r w:rsidDel="00000000" w:rsidR="00000000" w:rsidRPr="00000000">
              <w:rPr>
                <w:sz w:val="16"/>
                <w:szCs w:val="16"/>
                <w:rtl w:val="0"/>
              </w:rPr>
              <w:t xml:space="preserve">The teacher creates the AI space, bot, Gem, agent, or guided chat with role, scope, categories, model responses, fallback, and limitation/safety rules. Students then test and improve the behaviour.</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97">
            <w:pPr>
              <w:spacing w:after="0" w:line="240" w:lineRule="auto"/>
              <w:rPr/>
            </w:pPr>
            <w:r w:rsidDel="00000000" w:rsidR="00000000" w:rsidRPr="00000000">
              <w:rPr>
                <w:sz w:val="16"/>
                <w:szCs w:val="16"/>
                <w:rtl w:val="0"/>
              </w:rPr>
              <w:t xml:space="preserve">Student-assisted Prompt Capsule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98">
            <w:pPr>
              <w:spacing w:after="0" w:line="240" w:lineRule="auto"/>
              <w:rPr/>
            </w:pPr>
            <w:r w:rsidDel="00000000" w:rsidR="00000000" w:rsidRPr="00000000">
              <w:rPr>
                <w:sz w:val="16"/>
                <w:szCs w:val="16"/>
                <w:rtl w:val="0"/>
              </w:rPr>
              <w:t xml:space="preserve">The school allows ChatGPT, Claude, Gemini, or Copilot but the teacher does not create a separate agent or space.</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99">
            <w:pPr>
              <w:spacing w:after="0" w:line="240" w:lineRule="auto"/>
              <w:rPr/>
            </w:pPr>
            <w:r w:rsidDel="00000000" w:rsidR="00000000" w:rsidRPr="00000000">
              <w:rPr>
                <w:sz w:val="16"/>
                <w:szCs w:val="16"/>
                <w:rtl w:val="0"/>
              </w:rPr>
              <w:t xml:space="preserve">Students use a teacher-provided Prompt Capsule and fill it with their own chatbot logic from the CORE 2 Student Design Worksheet. They then test whether the GenAI follows the rules.</w:t>
            </w:r>
            <w:r w:rsidDel="00000000" w:rsidR="00000000" w:rsidRPr="00000000">
              <w:rPr>
                <w:rtl w:val="0"/>
              </w:rPr>
            </w:r>
          </w:p>
        </w:tc>
      </w:tr>
    </w:tbl>
    <w:p w:rsidR="00000000" w:rsidDel="00000000" w:rsidP="00000000" w:rsidRDefault="00000000" w:rsidRPr="00000000" w14:paraId="0000019A">
      <w:pPr>
        <w:pStyle w:val="Heading5"/>
        <w:rPr/>
      </w:pPr>
      <w:r w:rsidDel="00000000" w:rsidR="00000000" w:rsidRPr="00000000">
        <w:rPr>
          <w:rtl w:val="0"/>
        </w:rPr>
        <w:t xml:space="preserve">Session 2 output</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test-ready prototype, paper rehearsal, four-input mini-test evidence, one change decision, and a completed CORE 3 handover.</w:t>
      </w:r>
    </w:p>
    <w:tbl>
      <w:tblPr>
        <w:tblStyle w:val="Table27"/>
        <w:tblW w:w="9360.0" w:type="dxa"/>
        <w:jc w:val="center"/>
        <w:tblLayout w:type="fixed"/>
        <w:tblLook w:val="0400"/>
      </w:tblPr>
      <w:tblGrid>
        <w:gridCol w:w="9360"/>
        <w:tblGridChange w:id="0">
          <w:tblGrid>
            <w:gridCol w:w="9360"/>
          </w:tblGrid>
        </w:tblGridChange>
      </w:tblGrid>
      <w:tr>
        <w:trPr>
          <w:cantSplit w:val="1"/>
          <w:tblHeader w:val="0"/>
        </w:trPr>
        <w:tc>
          <w:tcPr>
            <w:tcBorders>
              <w:top w:color="1a7a4a" w:space="0" w:sz="6" w:val="single"/>
              <w:left w:color="1a7a4a" w:space="0" w:sz="6" w:val="single"/>
              <w:bottom w:color="1a7a4a" w:space="0" w:sz="6" w:val="single"/>
              <w:right w:color="1a7a4a" w:space="0" w:sz="6" w:val="single"/>
            </w:tcBorders>
            <w:shd w:fill="d6efe2" w:val="clear"/>
            <w:tcMar>
              <w:top w:w="100.0" w:type="dxa"/>
              <w:left w:w="140.0" w:type="dxa"/>
              <w:bottom w:w="100.0" w:type="dxa"/>
              <w:right w:w="140.0" w:type="dxa"/>
            </w:tcMar>
          </w:tcPr>
          <w:p w:rsidR="00000000" w:rsidDel="00000000" w:rsidP="00000000" w:rsidRDefault="00000000" w:rsidRPr="00000000" w14:paraId="0000019C">
            <w:pPr>
              <w:spacing w:after="100" w:lineRule="auto"/>
              <w:rPr/>
            </w:pPr>
            <w:r w:rsidDel="00000000" w:rsidR="00000000" w:rsidRPr="00000000">
              <w:rPr>
                <w:b w:val="1"/>
                <w:bCs w:val="1"/>
                <w:color w:val="1a7a4a"/>
                <w:rtl w:val="0"/>
              </w:rPr>
              <w:t xml:space="preserve">🎨 Creativity Opportunity</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can design the chatbot for a specific safe user, such as a younger student, a school visitor, a museum visitor, or a new student at school. This helps them think beyond “what does the chatbot say?” and consider “who is this chatbot helping?”</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can choose or adapt their own safe chatbot topic. The examples provided in the materials are models, not mandatory topics.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can shape the chatbot’s tone and personality. For example, the chatbot may sound friendly, calm, playful, formal, or instructional, as long as the responses remain clear, respectful, and useful.</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can make the chatbot more helpful without making it bigger. They can improve the introduction, make one response clearer, add a better fallback response, or guide the user towards the right kind of question.</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can turn limitations into useful guidance. Instead of only saying “I don’t know”, the chatbot can explain what it can help with, what it cannot answer, and when the user should ask a teacher, trusted adult, or reliable source.</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can express the same chatbot logic through different prototype formats: Scratch, school-approved GenAI setup, or paper-based flow. The creative challenge is not the tool itself, but how clearly the chatbot behaviour is designed.</w:t>
            </w:r>
            <w:r w:rsidDel="00000000" w:rsidR="00000000" w:rsidRPr="00000000">
              <w:rPr>
                <w:rtl w:val="0"/>
              </w:rPr>
            </w:r>
          </w:p>
        </w:tc>
      </w:tr>
      <w:tr>
        <w:trPr>
          <w:cantSplit w:val="1"/>
          <w:tblHeader w:val="0"/>
        </w:trPr>
        <w:tc>
          <w:tcPr>
            <w:tcBorders>
              <w:top w:color="c05a00" w:space="0" w:sz="6" w:val="single"/>
              <w:left w:color="c05a00" w:space="0" w:sz="6" w:val="single"/>
              <w:bottom w:color="c05a00" w:space="0" w:sz="6" w:val="single"/>
              <w:right w:color="c05a00" w:space="0" w:sz="6" w:val="single"/>
            </w:tcBorders>
            <w:shd w:fill="fdebd0" w:val="clear"/>
            <w:tcMar>
              <w:top w:w="100.0" w:type="dxa"/>
              <w:left w:w="140.0" w:type="dxa"/>
              <w:bottom w:w="100.0" w:type="dxa"/>
              <w:right w:w="140.0" w:type="dxa"/>
            </w:tcMar>
          </w:tcPr>
          <w:p w:rsidR="00000000" w:rsidDel="00000000" w:rsidP="00000000" w:rsidRDefault="00000000" w:rsidRPr="00000000" w14:paraId="000001A3">
            <w:pPr>
              <w:spacing w:after="100" w:lineRule="auto"/>
              <w:rPr/>
            </w:pPr>
            <w:r w:rsidDel="00000000" w:rsidR="00000000" w:rsidRPr="00000000">
              <w:rPr>
                <w:b w:val="1"/>
                <w:bCs w:val="1"/>
                <w:color w:val="c05a00"/>
                <w:rtl w:val="0"/>
              </w:rPr>
              <w:t xml:space="preserve">🔍 Critical Thinking Opportunities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 the chatbot’s purpose clear enough, or is it trying to do too much?</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 the user questions match the target user and the chatbot’s purpose?</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 the response categories make sense? Can the chatbot reasonably group different user inputs into these categories?</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Are the responses clear, useful, respectful, and specific enough for the user?</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happens when the chatbot does not understand? Does the fallback response help the user recover, or does it leave them confused?</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should the chatbot not answer? Are there questions that are outside its scope, too sensitive, or better answered by a teacher, trusted adult, or reliable source?</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Where does the CORE 1 principle appear in the chatbot design? Can students point to an exact response, rule, fallback message, limitation message, Scratch branch, paper card, or GenAI setup instruction?</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Could any response be unclear, unfair, misleading, or based on an unsupported assumption?</w:t>
            </w:r>
            <w:r w:rsidDel="00000000" w:rsidR="00000000" w:rsidRPr="00000000">
              <w:rPr>
                <w:rtl w:val="0"/>
              </w:rPr>
            </w:r>
          </w:p>
        </w:tc>
      </w:tr>
    </w:tbl>
    <w:p w:rsidR="00000000" w:rsidDel="00000000" w:rsidP="00000000" w:rsidRDefault="00000000" w:rsidRPr="00000000" w14:paraId="000001AC">
      <w:pPr>
        <w:pStyle w:val="Heading4"/>
        <w:rPr/>
      </w:pPr>
      <w:r w:rsidDel="00000000" w:rsidR="00000000" w:rsidRPr="00000000">
        <w:rPr>
          <w:rtl w:val="0"/>
        </w:rPr>
        <w:t xml:space="preserve">Suggested GenAI Prompts for Students</w:t>
      </w:r>
    </w:p>
    <w:tbl>
      <w:tblPr>
        <w:tblStyle w:val="Table28"/>
        <w:tblW w:w="9360.0" w:type="dxa"/>
        <w:jc w:val="center"/>
        <w:tblLayout w:type="fixed"/>
        <w:tblLook w:val="0400"/>
      </w:tblPr>
      <w:tblGrid>
        <w:gridCol w:w="9360"/>
        <w:tblGridChange w:id="0">
          <w:tblGrid>
            <w:gridCol w:w="9360"/>
          </w:tblGrid>
        </w:tblGridChange>
      </w:tblGrid>
      <w:tr>
        <w:trPr>
          <w:cantSplit w:val="1"/>
          <w:tblHeader w:val="0"/>
        </w:trPr>
        <w:tc>
          <w:tcPr>
            <w:tcBorders>
              <w:top w:color="9fbad2" w:space="0" w:sz="6" w:val="single"/>
              <w:left w:color="9fbad2" w:space="0" w:sz="6" w:val="single"/>
              <w:bottom w:color="9fbad2" w:space="0" w:sz="6" w:val="single"/>
              <w:right w:color="9fbad2" w:space="0" w:sz="6" w:val="single"/>
            </w:tcBorders>
            <w:shd w:fill="eaf2f8" w:val="clear"/>
            <w:tcMar>
              <w:top w:w="90.0" w:type="dxa"/>
              <w:left w:w="140.0" w:type="dxa"/>
              <w:bottom w:w="90.0" w:type="dxa"/>
              <w:right w:w="140.0" w:type="dxa"/>
            </w:tcMar>
          </w:tcPr>
          <w:p w:rsidR="00000000" w:rsidDel="00000000" w:rsidP="00000000" w:rsidRDefault="00000000" w:rsidRPr="00000000" w14:paraId="000001AD">
            <w:pPr>
              <w:rPr/>
            </w:pPr>
            <w:r w:rsidDel="00000000" w:rsidR="00000000" w:rsidRPr="00000000">
              <w:rPr>
                <w:rtl w:val="0"/>
              </w:rPr>
              <w:t xml:space="preserve">Where GenAI use is available and school-approved, students may use it as a design coach only after completing their own first draft.</w:t>
            </w:r>
          </w:p>
          <w:p w:rsidR="00000000" w:rsidDel="00000000" w:rsidP="00000000" w:rsidRDefault="00000000" w:rsidRPr="00000000" w14:paraId="000001AE">
            <w:pPr>
              <w:rPr/>
            </w:pPr>
            <w:r w:rsidDel="00000000" w:rsidR="00000000" w:rsidRPr="00000000">
              <w:rPr>
                <w:rtl w:val="0"/>
              </w:rPr>
              <w:t xml:space="preserve">Two uses of GenAI: the optional design coach comments on student work in Session 1; the preliminary Option B environment enacts and tests logic already designed in Session 2. Teachers do not need to use both.</w:t>
            </w:r>
          </w:p>
        </w:tc>
      </w:tr>
    </w:tbl>
    <w:p w:rsidR="00000000" w:rsidDel="00000000" w:rsidP="00000000" w:rsidRDefault="00000000" w:rsidRPr="00000000" w14:paraId="000001AF">
      <w:pPr>
        <w:rPr/>
      </w:pPr>
      <w:r w:rsidDel="00000000" w:rsidR="00000000" w:rsidRPr="00000000">
        <w:rPr>
          <w:rtl w:val="0"/>
        </w:rPr>
        <w:t xml:space="preserve">Students choose one prompt only after completing their own first draft. Use the GenAI Design Coach Prompts — support/10_GenAI_Design_Coach_Prompts.docx. The final design decision remains the students’ own.</w:t>
      </w:r>
    </w:p>
    <w:tbl>
      <w:tblPr>
        <w:tblStyle w:val="Table2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0"/>
        </w:trPr>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1B0">
            <w:pPr>
              <w:spacing w:after="0" w:line="240" w:lineRule="auto"/>
              <w:rPr/>
            </w:pPr>
            <w:r w:rsidDel="00000000" w:rsidR="00000000" w:rsidRPr="00000000">
              <w:rPr>
                <w:b w:val="1"/>
                <w:bCs w:val="1"/>
                <w:color w:val="ffffff"/>
                <w:sz w:val="18"/>
                <w:szCs w:val="18"/>
                <w:rtl w:val="0"/>
              </w:rPr>
              <w:t xml:space="preserve">If students need to...</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1f4e79" w:val="clear"/>
            <w:tcMar>
              <w:top w:w="70.0" w:type="dxa"/>
              <w:left w:w="80.0" w:type="dxa"/>
              <w:bottom w:w="70.0" w:type="dxa"/>
              <w:right w:w="80.0" w:type="dxa"/>
            </w:tcMar>
            <w:vAlign w:val="center"/>
          </w:tcPr>
          <w:p w:rsidR="00000000" w:rsidDel="00000000" w:rsidP="00000000" w:rsidRDefault="00000000" w:rsidRPr="00000000" w14:paraId="000001B1">
            <w:pPr>
              <w:spacing w:after="0" w:line="240" w:lineRule="auto"/>
              <w:rPr/>
            </w:pPr>
            <w:r w:rsidDel="00000000" w:rsidR="00000000" w:rsidRPr="00000000">
              <w:rPr>
                <w:b w:val="1"/>
                <w:bCs w:val="1"/>
                <w:color w:val="ffffff"/>
                <w:sz w:val="18"/>
                <w:szCs w:val="18"/>
                <w:rtl w:val="0"/>
              </w:rPr>
              <w:t xml:space="preserve">They choose...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2">
            <w:pPr>
              <w:spacing w:after="0" w:line="240" w:lineRule="auto"/>
              <w:rPr/>
            </w:pPr>
            <w:r w:rsidDel="00000000" w:rsidR="00000000" w:rsidRPr="00000000">
              <w:rPr>
                <w:sz w:val="18"/>
                <w:szCs w:val="18"/>
                <w:rtl w:val="0"/>
              </w:rPr>
              <w:t xml:space="preserve">check whether their chatbot purpose is clear enough</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3">
            <w:pPr>
              <w:spacing w:after="0" w:line="240" w:lineRule="auto"/>
              <w:rPr/>
            </w:pPr>
            <w:r w:rsidDel="00000000" w:rsidR="00000000" w:rsidRPr="00000000">
              <w:rPr>
                <w:sz w:val="18"/>
                <w:szCs w:val="18"/>
                <w:rtl w:val="0"/>
              </w:rPr>
              <w:t xml:space="preserve">Prompt 1 — Review our chatbot purpose</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4">
            <w:pPr>
              <w:spacing w:after="0" w:line="240" w:lineRule="auto"/>
              <w:rPr/>
            </w:pPr>
            <w:r w:rsidDel="00000000" w:rsidR="00000000" w:rsidRPr="00000000">
              <w:rPr>
                <w:sz w:val="18"/>
                <w:szCs w:val="18"/>
                <w:rtl w:val="0"/>
              </w:rPr>
              <w:t xml:space="preserve">improve their user questions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5">
            <w:pPr>
              <w:spacing w:after="0" w:line="240" w:lineRule="auto"/>
              <w:rPr/>
            </w:pPr>
            <w:r w:rsidDel="00000000" w:rsidR="00000000" w:rsidRPr="00000000">
              <w:rPr>
                <w:sz w:val="18"/>
                <w:szCs w:val="18"/>
                <w:rtl w:val="0"/>
              </w:rPr>
              <w:t xml:space="preserve">Prompt 2 — Check our likely user questions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6">
            <w:pPr>
              <w:spacing w:after="0" w:line="240" w:lineRule="auto"/>
              <w:rPr/>
            </w:pPr>
            <w:r w:rsidDel="00000000" w:rsidR="00000000" w:rsidRPr="00000000">
              <w:rPr>
                <w:sz w:val="18"/>
                <w:szCs w:val="18"/>
                <w:rtl w:val="0"/>
              </w:rPr>
              <w:t xml:space="preserve">improve response categories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7">
            <w:pPr>
              <w:spacing w:after="0" w:line="240" w:lineRule="auto"/>
              <w:rPr/>
            </w:pPr>
            <w:r w:rsidDel="00000000" w:rsidR="00000000" w:rsidRPr="00000000">
              <w:rPr>
                <w:sz w:val="18"/>
                <w:szCs w:val="18"/>
                <w:rtl w:val="0"/>
              </w:rPr>
              <w:t xml:space="preserve">Prompt 3 — Review our chatbot categories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8">
            <w:pPr>
              <w:spacing w:after="0" w:line="240" w:lineRule="auto"/>
              <w:rPr/>
            </w:pPr>
            <w:r w:rsidDel="00000000" w:rsidR="00000000" w:rsidRPr="00000000">
              <w:rPr>
                <w:sz w:val="18"/>
                <w:szCs w:val="18"/>
                <w:rtl w:val="0"/>
              </w:rPr>
              <w:t xml:space="preserve">improve clarity and usefulness of responses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9">
            <w:pPr>
              <w:spacing w:after="0" w:lineRule="auto"/>
              <w:rPr/>
            </w:pPr>
            <w:r w:rsidDel="00000000" w:rsidR="00000000" w:rsidRPr="00000000">
              <w:rPr>
                <w:sz w:val="18"/>
                <w:szCs w:val="18"/>
                <w:rtl w:val="0"/>
              </w:rPr>
              <w:t xml:space="preserve">Prompt 4 — Improve our chatbot responses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A">
            <w:pPr>
              <w:spacing w:after="0" w:line="240" w:lineRule="auto"/>
              <w:rPr/>
            </w:pPr>
            <w:r w:rsidDel="00000000" w:rsidR="00000000" w:rsidRPr="00000000">
              <w:rPr>
                <w:sz w:val="18"/>
                <w:szCs w:val="18"/>
                <w:rtl w:val="0"/>
              </w:rPr>
              <w:t xml:space="preserve">check fallback and limitation messages</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B">
            <w:pPr>
              <w:spacing w:after="0" w:line="240" w:lineRule="auto"/>
              <w:rPr/>
            </w:pPr>
            <w:r w:rsidDel="00000000" w:rsidR="00000000" w:rsidRPr="00000000">
              <w:rPr>
                <w:sz w:val="18"/>
                <w:szCs w:val="18"/>
                <w:rtl w:val="0"/>
              </w:rPr>
              <w:t xml:space="preserve">Prompt 5 — Review our fallback and limits</w:t>
            </w:r>
            <w:r w:rsidDel="00000000" w:rsidR="00000000" w:rsidRPr="00000000">
              <w:rPr>
                <w:rtl w:val="0"/>
              </w:rPr>
            </w:r>
          </w:p>
        </w:tc>
      </w:tr>
      <w:tr>
        <w:trPr>
          <w:cantSplit w:val="1"/>
          <w:tblHeader w:val="0"/>
        </w:trPr>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C">
            <w:pPr>
              <w:spacing w:after="0" w:line="240" w:lineRule="auto"/>
              <w:rPr/>
            </w:pPr>
            <w:r w:rsidDel="00000000" w:rsidR="00000000" w:rsidRPr="00000000">
              <w:rPr>
                <w:sz w:val="18"/>
                <w:szCs w:val="18"/>
                <w:rtl w:val="0"/>
              </w:rPr>
              <w:t xml:space="preserve">connect the chatbot design back to CORE 1</w:t>
            </w:r>
            <w:r w:rsidDel="00000000" w:rsidR="00000000" w:rsidRPr="00000000">
              <w:rPr>
                <w:rtl w:val="0"/>
              </w:rPr>
            </w:r>
          </w:p>
        </w:tc>
        <w:tc>
          <w:tcPr>
            <w:tcBorders>
              <w:top w:color="d0d7de" w:space="0" w:sz="6" w:val="single"/>
              <w:left w:color="d0d7de" w:space="0" w:sz="6" w:val="single"/>
              <w:bottom w:color="d0d7de" w:space="0" w:sz="6" w:val="single"/>
              <w:right w:color="d0d7de" w:space="0" w:sz="6" w:val="single"/>
            </w:tcBorders>
            <w:shd w:fill="ffffff" w:val="clear"/>
            <w:tcMar>
              <w:top w:w="70.0" w:type="dxa"/>
              <w:left w:w="80.0" w:type="dxa"/>
              <w:bottom w:w="70.0" w:type="dxa"/>
              <w:right w:w="80.0" w:type="dxa"/>
            </w:tcMar>
            <w:vAlign w:val="center"/>
          </w:tcPr>
          <w:p w:rsidR="00000000" w:rsidDel="00000000" w:rsidP="00000000" w:rsidRDefault="00000000" w:rsidRPr="00000000" w14:paraId="000001BD">
            <w:pPr>
              <w:spacing w:after="0" w:line="240" w:lineRule="auto"/>
              <w:rPr/>
            </w:pPr>
            <w:r w:rsidDel="00000000" w:rsidR="00000000" w:rsidRPr="00000000">
              <w:rPr>
                <w:sz w:val="18"/>
                <w:szCs w:val="18"/>
                <w:rtl w:val="0"/>
              </w:rPr>
              <w:t xml:space="preserve">Prompt 6 — Check our CORE 1 design requirement</w:t>
            </w:r>
            <w:r w:rsidDel="00000000" w:rsidR="00000000" w:rsidRPr="00000000">
              <w:rPr>
                <w:rtl w:val="0"/>
              </w:rPr>
            </w:r>
          </w:p>
        </w:tc>
      </w:tr>
    </w:tbl>
    <w:p w:rsidR="00000000" w:rsidDel="00000000" w:rsidP="00000000" w:rsidRDefault="00000000" w:rsidRPr="00000000" w14:paraId="000001BE">
      <w:pPr>
        <w:pStyle w:val="Heading3"/>
        <w:numPr>
          <w:ilvl w:val="1"/>
          <w:numId w:val="2"/>
        </w:numPr>
        <w:ind w:left="1440" w:hanging="720"/>
        <w:rPr/>
      </w:pPr>
      <w:r w:rsidDel="00000000" w:rsidR="00000000" w:rsidRPr="00000000">
        <w:rPr>
          <w:rtl w:val="0"/>
        </w:rPr>
        <w:t xml:space="preserve">Preparing the data set</w:t>
      </w:r>
    </w:p>
    <w:tbl>
      <w:tblPr>
        <w:tblStyle w:val="Table30"/>
        <w:tblW w:w="9360.0" w:type="dxa"/>
        <w:jc w:val="center"/>
        <w:tblLayout w:type="fixed"/>
        <w:tblLook w:val="0400"/>
      </w:tblPr>
      <w:tblGrid>
        <w:gridCol w:w="9360"/>
        <w:tblGridChange w:id="0">
          <w:tblGrid>
            <w:gridCol w:w="9360"/>
          </w:tblGrid>
        </w:tblGridChange>
      </w:tblGrid>
      <w:tr>
        <w:trPr>
          <w:cantSplit w:val="1"/>
          <w:tblHeader w:val="0"/>
        </w:trPr>
        <w:tc>
          <w:tcPr>
            <w:tcBorders>
              <w:top w:color="1f5c99" w:space="0" w:sz="6" w:val="single"/>
              <w:left w:color="1f5c99" w:space="0" w:sz="6" w:val="single"/>
              <w:bottom w:color="1f5c99" w:space="0" w:sz="6" w:val="single"/>
              <w:right w:color="1f5c99" w:space="0" w:sz="6" w:val="single"/>
            </w:tcBorders>
            <w:shd w:fill="eff6fb" w:val="clear"/>
            <w:tcMar>
              <w:top w:w="100.0" w:type="dxa"/>
              <w:left w:w="140.0" w:type="dxa"/>
              <w:bottom w:w="100.0" w:type="dxa"/>
              <w:right w:w="140.0" w:type="dxa"/>
            </w:tcMar>
          </w:tcPr>
          <w:p w:rsidR="00000000" w:rsidDel="00000000" w:rsidP="00000000" w:rsidRDefault="00000000" w:rsidRPr="00000000" w14:paraId="000001BF">
            <w:pPr>
              <w:spacing w:after="100" w:lineRule="auto"/>
              <w:rPr/>
            </w:pPr>
            <w:r w:rsidDel="00000000" w:rsidR="00000000" w:rsidRPr="00000000">
              <w:rPr>
                <w:rtl w:val="0"/>
              </w:rPr>
              <w:t xml:space="preserve">CORE 2 does not require a separate dataset. Each chatbot uses a small, teacher-approved content set: what it can answer, what it cannot answer, and the three planned responses. Keep topics narrow, school-appropriate, and free of personal or sensitive information. When more control is needed, provide ready-made topics and sample information.</w:t>
            </w:r>
          </w:p>
        </w:tc>
      </w:tr>
      <w:tr>
        <w:trPr>
          <w:cantSplit w:val="1"/>
          <w:tblHeader w:val="0"/>
        </w:trPr>
        <w:tc>
          <w:tcPr>
            <w:tcBorders>
              <w:top w:color="1f5c99" w:space="0" w:sz="6" w:val="single"/>
              <w:left w:color="1f5c99" w:space="0" w:sz="6" w:val="single"/>
              <w:bottom w:color="1f5c99" w:space="0" w:sz="6" w:val="single"/>
              <w:right w:color="1f5c99" w:space="0" w:sz="6" w:val="single"/>
            </w:tcBorders>
            <w:shd w:fill="f2f2f2" w:val="clear"/>
            <w:tcMar>
              <w:top w:w="100.0" w:type="dxa"/>
              <w:left w:w="140.0" w:type="dxa"/>
              <w:bottom w:w="100.0" w:type="dxa"/>
              <w:right w:w="140.0" w:type="dxa"/>
            </w:tcMar>
          </w:tcPr>
          <w:p w:rsidR="00000000" w:rsidDel="00000000" w:rsidP="00000000" w:rsidRDefault="00000000" w:rsidRPr="00000000" w14:paraId="000001C0">
            <w:pPr>
              <w:spacing w:after="100" w:lineRule="auto"/>
              <w:rPr/>
            </w:pPr>
            <w:r w:rsidDel="00000000" w:rsidR="00000000" w:rsidRPr="00000000">
              <w:rPr>
                <w:b w:val="1"/>
                <w:bCs w:val="1"/>
                <w:color w:val="1f5c99"/>
                <w:rtl w:val="0"/>
              </w:rPr>
              <w:t xml:space="preserve">📌 Teacher Note(s)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Treat CORE 2 as a Chatbot Design Studio. The learning focus is the chatbot logic and the visible CORE 1 design principle, not the tool.</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the rule open topic, locked structure. Keep the scope small: four questions, three categories, fallback, and limitation/safety response.</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Protect the sequence: design, paper rehearsal, build, mini-test, change decision, and CORE 3 handover.</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Option A — Scratch is fully supported. Options B and C are Work in Progress and show only the intended basic logic.</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GenAI only where approved and only after students draft their own logic. Do not enter personal or sensitive information.</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Scratch, prioritise working logic over decoration, animation, extra branches, or sounds.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time is tight, protect the CORE 1 feature, fallback, limitation/safety response, mini-test evidence, and handover.</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Distribute responsibility for logic, building, testing, and evidence so that one student does not control all decisions.</w:t>
            </w:r>
          </w:p>
        </w:tc>
      </w:tr>
    </w:tbl>
    <w:p w:rsidR="00000000" w:rsidDel="00000000" w:rsidP="00000000" w:rsidRDefault="00000000" w:rsidRPr="00000000" w14:paraId="000001C9">
      <w:pPr>
        <w:rPr/>
      </w:pPr>
      <w:r w:rsidDel="00000000" w:rsidR="00000000" w:rsidRPr="00000000">
        <w:rPr>
          <w:rtl w:val="0"/>
        </w:rPr>
      </w:r>
    </w:p>
    <w:sectPr>
      <w:headerReference r:id="rId9" w:type="default"/>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apapa40u" w:id="4" w:date="2026-07-01T10:24:55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Μήπως να δώσουμε και κάποιο αρχείο με half-baked λύση του κώδικα του scratch;</w:t>
      </w:r>
    </w:p>
  </w:comment>
  <w:comment w:author="Yiannis Berdousis" w:id="5" w:date="2026-07-02T22:15:41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Συμφωνώ υπάρχει ήδη το topic-neutral Scratch starter, το οποίο μπορεί να λειτουργήσει ως μερικώς συμπληρωμένη λύση ώστε οι μαθητές να μη χρειάζεται να ξεκινήσουν από κενό έργο</w:t>
      </w:r>
    </w:p>
  </w:comment>
  <w:comment w:author="chrisapapa40u" w:id="0" w:date="2026-07-01T08:00:59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Επειδή το behaviour μου ακούγεται "βαρύγδουπο" και ενδεχομένως να μπερδεύει ως προς το τι θα δημιουργηθεί, αναρωτιέμαι μήπως (βάσει και της περιγραφής που βλέπω παρακάτω), θα μπορούσαμε να το πούμε απλά a primitive chatbot.</w:t>
      </w:r>
    </w:p>
  </w:comment>
  <w:comment w:author="Yiannis Berdousis" w:id="1" w:date="2026-07-02T22:10:27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Συμφωνώ ότι το “designing chatbot behaviour” μπορεί να ακούγεται κάπως αφηρημένο. Δεν μου αρέσει πολύ το “primitive chatbot”, γιατί μπορεί να δίνει την εντύπωση μιας πρόχειρης ή "ανεπαρκούς" κατασκευής. Ίσως να το κάνουμε πιο συγκεκριμένο, λέγοντας ότι οι μαθητές σχεδιάζουν πώς θα ανταποκρίνεται ένα απλό chatbot.</w:t>
      </w:r>
    </w:p>
  </w:comment>
  <w:comment w:author="chrisapapa40u" w:id="2" w:date="2026-07-01T08:05:16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Αν το καταλαβαίνω σωστά, θα κάνουν μια ροή διαλόγου στο χαρτί. Αν ναι, μήπως να το βάζαμε σε μια παρένθεση για να είναι πιο ξεκάθαρο; (create/design a dialogue flow)</w:t>
      </w:r>
    </w:p>
  </w:comment>
  <w:comment w:author="Yiannis Berdousis" w:id="3" w:date="2026-07-02T22:13:41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Ναι, ουσιαστικά κάνουν μια σύντομη πρόβα της σχεδιαστικής ροής στο χαρτί. Ελέγχουν βασικά τη δομή που έχουν ήδη σχεδιάσει, άρα το αποσαφηνίζουμε σε μια προγραμματισμένη ροή ερώτησης–κατηγορίας–απάντησης.</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E" w15:done="0"/>
  <w15:commentEx w15:paraId="000001CF" w15:paraIdParent="000001CE" w15:done="0"/>
  <w15:commentEx w15:paraId="000001D0" w15:done="0"/>
  <w15:commentEx w15:paraId="000001D1" w15:paraIdParent="000001D0" w15:done="0"/>
  <w15:commentEx w15:paraId="000001D2" w15:done="0"/>
  <w15:commentEx w15:paraId="000001D3" w15:paraIdParent="000001D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pPr>
    <w:r w:rsidDel="00000000" w:rsidR="00000000" w:rsidRPr="00000000">
      <w:rPr/>
      <w:drawing>
        <wp:inline distB="114300" distT="114300" distL="114300" distR="114300">
          <wp:extent cx="2395538" cy="257874"/>
          <wp:effectExtent b="0" l="0" r="0" t="0"/>
          <wp:docPr id="1" name="image1.png"/>
          <a:graphic>
            <a:graphicData uri="http://schemas.openxmlformats.org/drawingml/2006/picture">
              <pic:pic>
                <pic:nvPicPr>
                  <pic:cNvPr id="0" name="image1.png"/>
                  <pic:cNvPicPr preferRelativeResize="0"/>
                </pic:nvPicPr>
                <pic:blipFill>
                  <a:blip r:embed="rId1"/>
                  <a:srcRect b="32113" l="7143" r="-7143" t="31556"/>
                  <a:stretch>
                    <a:fillRect/>
                  </a:stretch>
                </pic:blipFill>
                <pic:spPr>
                  <a:xfrm>
                    <a:off x="0" y="0"/>
                    <a:ext cx="2395538" cy="25787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hd w:fill="e6e6e6" w:val="clear"/>
      <w:spacing w:after="80" w:before="160" w:line="240" w:lineRule="auto"/>
      <w:ind w:left="1440" w:hanging="720"/>
      <w:jc w:val="both"/>
    </w:pPr>
    <w:rPr>
      <w:rFonts w:ascii="Calibri" w:cs="Calibri" w:eastAsia="Calibri" w:hAnsi="Calibri"/>
      <w:smallCaps w:val="1"/>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76" w:lineRule="auto"/>
    </w:pPr>
    <w:rPr>
      <w:rFonts w:ascii="Arial" w:cs="Arial" w:eastAsia="Arial" w:hAnsi="Arial"/>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LmjphbR2cYo9iEczGojreqKqnw==">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